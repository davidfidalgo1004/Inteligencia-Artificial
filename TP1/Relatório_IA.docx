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C6E28" w14:textId="77777777" w:rsidR="00604C51" w:rsidRDefault="00DB5566">
      <w:pPr>
        <w:pBdr>
          <w:bottom w:val="single" w:sz="4" w:space="1" w:color="000000"/>
        </w:pBdr>
        <w:spacing w:before="0" w:after="0" w:line="240" w:lineRule="auto"/>
        <w:ind w:firstLine="0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0FA9242" wp14:editId="67C9C1AC">
            <wp:simplePos x="0" y="0"/>
            <wp:positionH relativeFrom="page">
              <wp:posOffset>4218941</wp:posOffset>
            </wp:positionH>
            <wp:positionV relativeFrom="paragraph">
              <wp:posOffset>-388620</wp:posOffset>
            </wp:positionV>
            <wp:extent cx="2501898" cy="692145"/>
            <wp:effectExtent l="0" t="0" r="0" b="0"/>
            <wp:wrapNone/>
            <wp:docPr id="1390374107" name="Imagem 2" descr="eduportugal utad logo eduportug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 t="38833" b="33503"/>
                    <a:stretch>
                      <a:fillRect/>
                    </a:stretch>
                  </pic:blipFill>
                  <pic:spPr>
                    <a:xfrm>
                      <a:off x="0" y="0"/>
                      <a:ext cx="2501898" cy="6921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8AAB81F" w14:textId="77777777" w:rsidR="00604C51" w:rsidRDefault="00604C51">
      <w:pPr>
        <w:pBdr>
          <w:bottom w:val="single" w:sz="4" w:space="1" w:color="000000"/>
        </w:pBdr>
        <w:spacing w:before="0" w:after="0" w:line="240" w:lineRule="auto"/>
        <w:ind w:firstLine="0"/>
        <w:jc w:val="center"/>
        <w:rPr>
          <w:b/>
          <w:bCs/>
          <w:w w:val="150"/>
          <w:sz w:val="28"/>
        </w:rPr>
      </w:pPr>
    </w:p>
    <w:p w14:paraId="12E010FC" w14:textId="77777777" w:rsidR="00CB5D97" w:rsidRDefault="00CB5D97" w:rsidP="00CB5D97">
      <w:pPr>
        <w:spacing w:before="0" w:after="0" w:line="240" w:lineRule="auto"/>
        <w:ind w:firstLine="0"/>
        <w:jc w:val="center"/>
        <w:rPr>
          <w:b/>
          <w:bCs/>
          <w:w w:val="150"/>
          <w:sz w:val="28"/>
        </w:rPr>
      </w:pPr>
    </w:p>
    <w:p w14:paraId="27BE035F" w14:textId="77777777" w:rsidR="00CB5D97" w:rsidRDefault="00CB5D97" w:rsidP="00CB5D97">
      <w:pPr>
        <w:spacing w:before="0" w:after="0" w:line="240" w:lineRule="auto"/>
        <w:ind w:firstLine="0"/>
        <w:jc w:val="center"/>
        <w:rPr>
          <w:b/>
          <w:bCs/>
          <w:w w:val="150"/>
          <w:sz w:val="28"/>
        </w:rPr>
      </w:pPr>
    </w:p>
    <w:p w14:paraId="2F440DE8" w14:textId="77777777" w:rsidR="00CB5D97" w:rsidRDefault="00CB5D97" w:rsidP="00CB5D97">
      <w:pPr>
        <w:spacing w:before="0" w:after="0" w:line="240" w:lineRule="auto"/>
        <w:ind w:firstLine="0"/>
        <w:jc w:val="center"/>
        <w:rPr>
          <w:b/>
          <w:bCs/>
          <w:w w:val="150"/>
          <w:sz w:val="28"/>
        </w:rPr>
      </w:pPr>
    </w:p>
    <w:p w14:paraId="4129967B" w14:textId="77777777" w:rsidR="00CB5D97" w:rsidRDefault="00CB5D97" w:rsidP="00CB5D97">
      <w:pPr>
        <w:spacing w:before="0" w:after="0" w:line="240" w:lineRule="auto"/>
        <w:ind w:firstLine="0"/>
        <w:jc w:val="center"/>
        <w:rPr>
          <w:b/>
          <w:bCs/>
          <w:w w:val="150"/>
          <w:sz w:val="28"/>
        </w:rPr>
      </w:pPr>
    </w:p>
    <w:p w14:paraId="61E30994" w14:textId="3C6D1E20" w:rsidR="00CB5D97" w:rsidRDefault="00CB5D97" w:rsidP="00CB5D97">
      <w:pPr>
        <w:spacing w:after="0" w:line="240" w:lineRule="auto"/>
        <w:ind w:firstLine="0"/>
        <w:jc w:val="center"/>
        <w:rPr>
          <w:b/>
          <w:bCs/>
          <w:w w:val="150"/>
          <w:sz w:val="28"/>
        </w:rPr>
      </w:pPr>
      <w:r>
        <w:rPr>
          <w:b/>
          <w:bCs/>
          <w:w w:val="150"/>
          <w:sz w:val="28"/>
        </w:rPr>
        <w:t>INTELIGÊNCIA ARTIFICIAL</w:t>
      </w:r>
    </w:p>
    <w:p w14:paraId="7898F6B4" w14:textId="13CF26C9" w:rsidR="00CB5D97" w:rsidRDefault="00CB5D97" w:rsidP="00CB5D97">
      <w:pPr>
        <w:spacing w:after="0" w:line="240" w:lineRule="auto"/>
        <w:ind w:firstLine="0"/>
        <w:jc w:val="center"/>
        <w:rPr>
          <w:b/>
          <w:bCs/>
          <w:w w:val="150"/>
          <w:sz w:val="28"/>
        </w:rPr>
      </w:pPr>
      <w:r>
        <w:rPr>
          <w:b/>
          <w:bCs/>
          <w:w w:val="150"/>
          <w:sz w:val="28"/>
        </w:rPr>
        <w:t>2024/2025</w:t>
      </w:r>
    </w:p>
    <w:p w14:paraId="0A2FB7C9" w14:textId="77777777" w:rsidR="00CB5D97" w:rsidRDefault="00CB5D97" w:rsidP="00CB5D97">
      <w:pPr>
        <w:spacing w:after="0" w:line="240" w:lineRule="auto"/>
        <w:ind w:firstLine="0"/>
        <w:jc w:val="center"/>
        <w:rPr>
          <w:b/>
          <w:bCs/>
          <w:w w:val="150"/>
          <w:sz w:val="28"/>
        </w:rPr>
      </w:pPr>
    </w:p>
    <w:p w14:paraId="571ACC69" w14:textId="77777777" w:rsidR="00CB5D97" w:rsidRPr="00CB5D97" w:rsidRDefault="00CB5D97" w:rsidP="00CB5D97">
      <w:pPr>
        <w:spacing w:after="0" w:line="240" w:lineRule="auto"/>
        <w:ind w:firstLine="0"/>
        <w:jc w:val="center"/>
        <w:rPr>
          <w:b/>
          <w:bCs/>
          <w:w w:val="150"/>
          <w:sz w:val="24"/>
          <w:szCs w:val="18"/>
        </w:rPr>
      </w:pPr>
      <w:r w:rsidRPr="00CB5D97">
        <w:rPr>
          <w:b/>
          <w:bCs/>
          <w:w w:val="150"/>
          <w:sz w:val="24"/>
          <w:szCs w:val="18"/>
        </w:rPr>
        <w:t xml:space="preserve">Professor </w:t>
      </w:r>
    </w:p>
    <w:p w14:paraId="16943C83" w14:textId="292DA4DF" w:rsidR="00CB5D97" w:rsidRDefault="00CB5D97" w:rsidP="00CB5D97">
      <w:pPr>
        <w:spacing w:after="0" w:line="240" w:lineRule="auto"/>
        <w:ind w:firstLine="0"/>
        <w:jc w:val="center"/>
        <w:rPr>
          <w:b/>
          <w:bCs/>
          <w:w w:val="150"/>
          <w:sz w:val="28"/>
        </w:rPr>
      </w:pPr>
      <w:r>
        <w:rPr>
          <w:b/>
          <w:bCs/>
          <w:w w:val="150"/>
          <w:sz w:val="28"/>
        </w:rPr>
        <w:t>Paulo Oliveira</w:t>
      </w:r>
    </w:p>
    <w:p w14:paraId="1363E176" w14:textId="0A599173" w:rsidR="00CB5D97" w:rsidRDefault="00CB5D97" w:rsidP="00CB5D97">
      <w:pPr>
        <w:spacing w:after="0" w:line="240" w:lineRule="auto"/>
        <w:ind w:firstLine="0"/>
        <w:jc w:val="center"/>
        <w:rPr>
          <w:b/>
          <w:bCs/>
          <w:w w:val="150"/>
          <w:sz w:val="28"/>
        </w:rPr>
      </w:pPr>
      <w:r>
        <w:rPr>
          <w:b/>
          <w:bCs/>
          <w:w w:val="150"/>
          <w:sz w:val="28"/>
        </w:rPr>
        <w:t>Eduardo Pires</w:t>
      </w:r>
    </w:p>
    <w:p w14:paraId="7CEBE015" w14:textId="77777777" w:rsidR="00CB5D97" w:rsidRDefault="00CB5D97" w:rsidP="00CB5D97">
      <w:pPr>
        <w:spacing w:after="0" w:line="240" w:lineRule="auto"/>
        <w:ind w:firstLine="0"/>
        <w:jc w:val="center"/>
        <w:rPr>
          <w:b/>
          <w:bCs/>
          <w:w w:val="150"/>
          <w:sz w:val="28"/>
        </w:rPr>
      </w:pPr>
    </w:p>
    <w:p w14:paraId="30C47AFD" w14:textId="77777777" w:rsidR="00CB5D97" w:rsidRDefault="00CB5D97" w:rsidP="00CB5D97">
      <w:pPr>
        <w:spacing w:after="0" w:line="240" w:lineRule="auto"/>
        <w:ind w:firstLine="0"/>
        <w:jc w:val="center"/>
        <w:rPr>
          <w:b/>
          <w:bCs/>
          <w:w w:val="150"/>
          <w:sz w:val="28"/>
        </w:rPr>
      </w:pPr>
    </w:p>
    <w:p w14:paraId="327CDEF0" w14:textId="0D0FBA80" w:rsidR="00604C51" w:rsidRDefault="00DB5566" w:rsidP="00CB5D97">
      <w:pPr>
        <w:pBdr>
          <w:top w:val="single" w:sz="4" w:space="7" w:color="000000"/>
        </w:pBdr>
        <w:spacing w:after="400" w:line="240" w:lineRule="auto"/>
        <w:ind w:firstLine="0"/>
        <w:jc w:val="center"/>
      </w:pPr>
      <w:r>
        <w:rPr>
          <w:b/>
          <w:smallCaps/>
          <w:sz w:val="44"/>
          <w:szCs w:val="44"/>
        </w:rPr>
        <w:t>RELATÓRIO</w:t>
      </w:r>
    </w:p>
    <w:p w14:paraId="7B816F3B" w14:textId="61854EF0" w:rsidR="00604C51" w:rsidRDefault="00CB5D97">
      <w:pPr>
        <w:pBdr>
          <w:bottom w:val="single" w:sz="4" w:space="1" w:color="000000"/>
        </w:pBdr>
        <w:spacing w:before="0"/>
        <w:ind w:firstLine="0"/>
        <w:jc w:val="center"/>
        <w:rPr>
          <w:bCs/>
          <w:smallCaps/>
          <w:outline/>
          <w:color w:val="000000"/>
          <w:sz w:val="36"/>
        </w:rPr>
      </w:pPr>
      <w:r>
        <w:rPr>
          <w:bCs/>
          <w:smallCaps/>
          <w:outline/>
          <w:color w:val="000000"/>
          <w:sz w:val="36"/>
        </w:rPr>
        <w:t xml:space="preserve">aspiradores em </w:t>
      </w:r>
      <w:proofErr w:type="spellStart"/>
      <w:r>
        <w:rPr>
          <w:bCs/>
          <w:smallCaps/>
          <w:outline/>
          <w:color w:val="000000"/>
          <w:sz w:val="36"/>
        </w:rPr>
        <w:t>netlogo</w:t>
      </w:r>
      <w:proofErr w:type="spellEnd"/>
    </w:p>
    <w:p w14:paraId="2F9526AB" w14:textId="7FF31076" w:rsidR="00604C51" w:rsidRDefault="00CB5D97">
      <w:pPr>
        <w:pBdr>
          <w:bottom w:val="single" w:sz="4" w:space="1" w:color="000000"/>
        </w:pBdr>
        <w:spacing w:before="0"/>
        <w:ind w:firstLine="0"/>
        <w:jc w:val="center"/>
        <w:rPr>
          <w:bCs/>
          <w:smallCaps/>
          <w:outline/>
          <w:color w:val="000000"/>
          <w:sz w:val="24"/>
          <w:szCs w:val="14"/>
        </w:rPr>
      </w:pPr>
      <w:r>
        <w:rPr>
          <w:bCs/>
          <w:smallCaps/>
          <w:outline/>
          <w:color w:val="000000"/>
          <w:sz w:val="24"/>
          <w:szCs w:val="14"/>
        </w:rPr>
        <w:t>trabalho pratico 1 -&gt; agentes</w:t>
      </w:r>
    </w:p>
    <w:p w14:paraId="07F927E5" w14:textId="77777777" w:rsidR="00604C51" w:rsidRDefault="00604C51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7C7C3163" w14:textId="77777777" w:rsidR="00604C51" w:rsidRDefault="00604C51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437FA1D2" w14:textId="77777777" w:rsidR="00604C51" w:rsidRDefault="00604C51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126FBCB3" w14:textId="77777777" w:rsidR="00604C51" w:rsidRDefault="00604C51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63A6D679" w14:textId="77777777" w:rsidR="00604C51" w:rsidRDefault="00DB5566">
      <w:pPr>
        <w:spacing w:before="0" w:after="0" w:line="240" w:lineRule="auto"/>
        <w:ind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t>79881 - David Fidalgo</w:t>
      </w:r>
    </w:p>
    <w:p w14:paraId="127EC9AF" w14:textId="4720A74F" w:rsidR="00604C51" w:rsidRDefault="00CC3D73">
      <w:pPr>
        <w:spacing w:before="0" w:after="0" w:line="240" w:lineRule="auto"/>
        <w:ind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t xml:space="preserve">78800 - </w:t>
      </w:r>
      <w:r w:rsidR="00DB5566">
        <w:rPr>
          <w:b/>
          <w:bCs/>
          <w:sz w:val="28"/>
        </w:rPr>
        <w:t>Tiago Carvalho</w:t>
      </w:r>
    </w:p>
    <w:p w14:paraId="2224A793" w14:textId="77777777" w:rsidR="00604C51" w:rsidRDefault="00604C51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5964037A" w14:textId="77777777" w:rsidR="00CB5D97" w:rsidRDefault="00CB5D97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5A8CE4A3" w14:textId="77777777" w:rsidR="00CB5D97" w:rsidRDefault="00CB5D97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733D6C78" w14:textId="77777777" w:rsidR="00604C51" w:rsidRDefault="00604C51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16772F08" w14:textId="77777777" w:rsidR="00604C51" w:rsidRDefault="00604C51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75540E0F" w14:textId="77777777" w:rsidR="00604C51" w:rsidRDefault="00604C51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34AC5295" w14:textId="77777777" w:rsidR="00604C51" w:rsidRDefault="00604C51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51E8DECB" w14:textId="77777777" w:rsidR="00604C51" w:rsidRDefault="00604C51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6DB7E237" w14:textId="77777777" w:rsidR="00604C51" w:rsidRDefault="00604C51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426E5B54" w14:textId="77777777" w:rsidR="00604C51" w:rsidRDefault="00DB5566">
      <w:pPr>
        <w:pBdr>
          <w:top w:val="single" w:sz="4" w:space="1" w:color="000000"/>
        </w:pBdr>
        <w:spacing w:before="0" w:after="0" w:line="240" w:lineRule="auto"/>
        <w:ind w:firstLine="0"/>
        <w:jc w:val="right"/>
        <w:rPr>
          <w:b/>
          <w:bCs/>
        </w:rPr>
      </w:pPr>
      <w:r>
        <w:rPr>
          <w:b/>
          <w:bCs/>
        </w:rPr>
        <w:t>2024/2025</w:t>
      </w:r>
    </w:p>
    <w:p w14:paraId="52B42F59" w14:textId="59BAF0C0" w:rsidR="00604C51" w:rsidRDefault="00604C51">
      <w:bookmarkStart w:id="0" w:name="_Toc178887828"/>
      <w:bookmarkStart w:id="1" w:name="_Toc178887853"/>
      <w:bookmarkEnd w:id="0"/>
      <w:bookmarkEnd w:id="1"/>
    </w:p>
    <w:bookmarkStart w:id="2" w:name="_Toc180426999" w:displacedByCustomXml="next"/>
    <w:bookmarkStart w:id="3" w:name="_Toc180237826" w:displacedByCustomXml="next"/>
    <w:bookmarkStart w:id="4" w:name="_Toc180424342" w:displacedByCustomXml="next"/>
    <w:bookmarkStart w:id="5" w:name="_Toc180428644" w:displacedByCustomXml="next"/>
    <w:bookmarkStart w:id="6" w:name="_Toc180428604" w:displacedByCustomXml="next"/>
    <w:sdt>
      <w:sdtPr>
        <w:rPr>
          <w:rFonts w:ascii="Arial" w:hAnsi="Arial"/>
          <w:color w:val="auto"/>
          <w:sz w:val="22"/>
          <w:szCs w:val="20"/>
        </w:rPr>
        <w:id w:val="-8957400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4" w:displacedByCustomXml="prev"/>
        <w:bookmarkEnd w:id="3" w:displacedByCustomXml="prev"/>
        <w:bookmarkEnd w:id="2" w:displacedByCustomXml="prev"/>
        <w:p w14:paraId="6D4852E2" w14:textId="77777777" w:rsidR="00CE3D43" w:rsidRDefault="00300A39" w:rsidP="005523A7">
          <w:pPr>
            <w:pStyle w:val="Cabealhodondice"/>
            <w:rPr>
              <w:noProof/>
            </w:rPr>
          </w:pPr>
          <w:proofErr w:type="spellStart"/>
          <w:r>
            <w:t>Indíce</w:t>
          </w:r>
          <w:bookmarkEnd w:id="6"/>
          <w:bookmarkEnd w:id="5"/>
          <w:proofErr w:type="spellEnd"/>
          <w:r w:rsidR="00913253">
            <w:fldChar w:fldCharType="begin"/>
          </w:r>
          <w:r w:rsidR="00913253">
            <w:instrText xml:space="preserve"> TOC \o "1-3" \h \z \u </w:instrText>
          </w:r>
          <w:r w:rsidR="00913253">
            <w:fldChar w:fldCharType="separate"/>
          </w:r>
        </w:p>
        <w:p w14:paraId="6A48F274" w14:textId="680E5C30" w:rsidR="00CE3D43" w:rsidRDefault="00CE3D43">
          <w:pPr>
            <w:pStyle w:val="ndice1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46" w:history="1">
            <w:r w:rsidRPr="002C329B">
              <w:rPr>
                <w:rStyle w:val="Hiperliga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iperligao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A41DB" w14:textId="6637CF7C" w:rsidR="00CE3D43" w:rsidRDefault="00CE3D43">
          <w:pPr>
            <w:pStyle w:val="ndice1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47" w:history="1">
            <w:r w:rsidRPr="002C329B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D2FBF" w14:textId="0BE1F5F8" w:rsidR="00CE3D43" w:rsidRDefault="00CE3D43">
          <w:pPr>
            <w:pStyle w:val="ndice1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48" w:history="1">
            <w:r w:rsidRPr="002C329B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iperligao"/>
                <w:noProof/>
              </w:rPr>
              <w:t>Enquadramento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D8D46" w14:textId="555DECF1" w:rsidR="00CE3D43" w:rsidRDefault="00CE3D43">
          <w:pPr>
            <w:pStyle w:val="ndice1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49" w:history="1">
            <w:r w:rsidRPr="002C329B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iperligao"/>
                <w:noProof/>
              </w:rPr>
              <w:t>Robot1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19CEE" w14:textId="33C606C6" w:rsidR="00CE3D43" w:rsidRDefault="00CE3D43">
          <w:pPr>
            <w:pStyle w:val="ndice2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50" w:history="1">
            <w:r w:rsidRPr="002C329B">
              <w:rPr>
                <w:rStyle w:val="Hiperligao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iperligao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E42E3" w14:textId="1D4052DC" w:rsidR="00CE3D43" w:rsidRDefault="00CE3D43">
          <w:pPr>
            <w:pStyle w:val="ndice2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51" w:history="1">
            <w:r w:rsidRPr="002C329B">
              <w:rPr>
                <w:rStyle w:val="Hiperligao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iperligao"/>
                <w:noProof/>
              </w:rPr>
              <w:t>Adversidades ultrapassadas durante 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8AB92" w14:textId="6733384A" w:rsidR="00CE3D43" w:rsidRDefault="00CE3D43">
          <w:pPr>
            <w:pStyle w:val="ndice2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52" w:history="1">
            <w:r w:rsidRPr="002C329B">
              <w:rPr>
                <w:rStyle w:val="Hiperligao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iperligao"/>
                <w:noProof/>
              </w:rPr>
              <w:t>Simulação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AE738" w14:textId="233A0E27" w:rsidR="00CE3D43" w:rsidRDefault="00CE3D43">
          <w:pPr>
            <w:pStyle w:val="ndice1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53" w:history="1">
            <w:r w:rsidRPr="002C329B">
              <w:rPr>
                <w:rStyle w:val="Hiperliga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iperligao"/>
                <w:noProof/>
              </w:rPr>
              <w:t>Robot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50764" w14:textId="2B3228CD" w:rsidR="00CE3D43" w:rsidRDefault="00CE3D43">
          <w:pPr>
            <w:pStyle w:val="ndice2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54" w:history="1">
            <w:r w:rsidRPr="002C329B">
              <w:rPr>
                <w:rStyle w:val="Hiperligao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iperligao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95C13" w14:textId="38FE5DB4" w:rsidR="00CE3D43" w:rsidRDefault="00CE3D43">
          <w:pPr>
            <w:pStyle w:val="ndice2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55" w:history="1">
            <w:r w:rsidRPr="002C329B">
              <w:rPr>
                <w:rStyle w:val="Hiperligao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iperligao"/>
                <w:noProof/>
              </w:rPr>
              <w:t>Implementações para aproximação com a Realidade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E0916" w14:textId="4F8A11BE" w:rsidR="00CE3D43" w:rsidRDefault="00CE3D43">
          <w:pPr>
            <w:pStyle w:val="ndice2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56" w:history="1">
            <w:r w:rsidRPr="002C329B">
              <w:rPr>
                <w:rStyle w:val="Hiperligao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iperligao"/>
                <w:noProof/>
              </w:rPr>
              <w:t>Simulação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F7612" w14:textId="2D708607" w:rsidR="00CE3D43" w:rsidRDefault="00CE3D43">
          <w:pPr>
            <w:pStyle w:val="ndice1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57" w:history="1">
            <w:r w:rsidRPr="002C329B">
              <w:rPr>
                <w:rStyle w:val="Hiperliga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iperligao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16BBB" w14:textId="354376EF" w:rsidR="00CE3D43" w:rsidRDefault="00CE3D43">
          <w:pPr>
            <w:pStyle w:val="ndice1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58" w:history="1">
            <w:r w:rsidRPr="002C329B">
              <w:rPr>
                <w:rStyle w:val="Hiperligao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E9A96" w14:textId="608463A6" w:rsidR="00CE3D43" w:rsidRDefault="00CE3D43">
          <w:pPr>
            <w:pStyle w:val="ndice1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59" w:history="1">
            <w:r w:rsidRPr="002C329B">
              <w:rPr>
                <w:rStyle w:val="Hiperligao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D2211" w14:textId="787EEFA8" w:rsidR="00CE3D43" w:rsidRDefault="00CE3D43">
          <w:pPr>
            <w:pStyle w:val="ndice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60" w:history="1">
            <w:r w:rsidRPr="002C329B">
              <w:rPr>
                <w:rStyle w:val="Hiperligao"/>
                <w:noProof/>
              </w:rPr>
              <w:t>Anexo Robot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0BB26" w14:textId="427D350C" w:rsidR="00CE3D43" w:rsidRDefault="00CE3D43">
          <w:pPr>
            <w:pStyle w:val="ndice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61" w:history="1">
            <w:r w:rsidRPr="002C329B">
              <w:rPr>
                <w:rStyle w:val="Hiperligao"/>
                <w:noProof/>
                <w:lang w:val="en-US"/>
              </w:rPr>
              <w:t>Anexo Robot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8ED56" w14:textId="5EEBC9CB" w:rsidR="00913253" w:rsidRDefault="00913253">
          <w:r>
            <w:rPr>
              <w:b/>
              <w:bCs/>
            </w:rPr>
            <w:fldChar w:fldCharType="end"/>
          </w:r>
        </w:p>
      </w:sdtContent>
    </w:sdt>
    <w:p w14:paraId="321F93FF" w14:textId="77777777" w:rsidR="00E04817" w:rsidRDefault="00E04817"/>
    <w:p w14:paraId="03F7A0E1" w14:textId="77777777" w:rsidR="005523A7" w:rsidRDefault="005523A7"/>
    <w:p w14:paraId="2A5E3150" w14:textId="77777777" w:rsidR="005523A7" w:rsidRDefault="005523A7"/>
    <w:p w14:paraId="7ED2F554" w14:textId="77777777" w:rsidR="005523A7" w:rsidRDefault="005523A7"/>
    <w:p w14:paraId="5E943012" w14:textId="77777777" w:rsidR="005523A7" w:rsidRDefault="005523A7"/>
    <w:p w14:paraId="39F0D44A" w14:textId="77777777" w:rsidR="005523A7" w:rsidRDefault="005523A7"/>
    <w:p w14:paraId="7457CE6E" w14:textId="77777777" w:rsidR="005523A7" w:rsidRDefault="005523A7"/>
    <w:p w14:paraId="345D19D0" w14:textId="77777777" w:rsidR="005523A7" w:rsidRDefault="005523A7"/>
    <w:p w14:paraId="039F04FF" w14:textId="77777777" w:rsidR="005523A7" w:rsidRDefault="005523A7"/>
    <w:p w14:paraId="0E14DD75" w14:textId="77777777" w:rsidR="005523A7" w:rsidRDefault="005523A7" w:rsidP="00300A39">
      <w:pPr>
        <w:ind w:firstLine="0"/>
      </w:pPr>
    </w:p>
    <w:p w14:paraId="17CFA583" w14:textId="62558DC9" w:rsidR="005523A7" w:rsidRDefault="005523A7" w:rsidP="005523A7">
      <w:pPr>
        <w:pStyle w:val="Cabealhodondice"/>
      </w:pPr>
      <w:bookmarkStart w:id="7" w:name="_Toc180427000"/>
      <w:bookmarkStart w:id="8" w:name="_Toc180428605"/>
      <w:bookmarkStart w:id="9" w:name="_Toc180428645"/>
      <w:proofErr w:type="spellStart"/>
      <w:r>
        <w:t>Ind</w:t>
      </w:r>
      <w:r w:rsidR="00300A39">
        <w:t>í</w:t>
      </w:r>
      <w:r>
        <w:t>ce</w:t>
      </w:r>
      <w:proofErr w:type="spellEnd"/>
      <w:r>
        <w:t xml:space="preserve"> de Figuras</w:t>
      </w:r>
      <w:bookmarkEnd w:id="7"/>
      <w:bookmarkEnd w:id="8"/>
      <w:bookmarkEnd w:id="9"/>
    </w:p>
    <w:p w14:paraId="69D4B843" w14:textId="1FC9E5B7" w:rsidR="00CE3D43" w:rsidRDefault="005523A7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80428664" w:history="1">
        <w:r w:rsidR="00CE3D43" w:rsidRPr="0091626E">
          <w:rPr>
            <w:rStyle w:val="Hiperligao"/>
            <w:noProof/>
          </w:rPr>
          <w:t>Figura 1-&gt; Robot: Interface NETLOGO</w:t>
        </w:r>
        <w:r w:rsidR="00CE3D43">
          <w:rPr>
            <w:noProof/>
            <w:webHidden/>
          </w:rPr>
          <w:tab/>
        </w:r>
        <w:r w:rsidR="00CE3D43">
          <w:rPr>
            <w:noProof/>
            <w:webHidden/>
          </w:rPr>
          <w:fldChar w:fldCharType="begin"/>
        </w:r>
        <w:r w:rsidR="00CE3D43">
          <w:rPr>
            <w:noProof/>
            <w:webHidden/>
          </w:rPr>
          <w:instrText xml:space="preserve"> PAGEREF _Toc180428664 \h </w:instrText>
        </w:r>
        <w:r w:rsidR="00CE3D43">
          <w:rPr>
            <w:noProof/>
            <w:webHidden/>
          </w:rPr>
        </w:r>
        <w:r w:rsidR="00CE3D43"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7</w:t>
        </w:r>
        <w:r w:rsidR="00CE3D43">
          <w:rPr>
            <w:noProof/>
            <w:webHidden/>
          </w:rPr>
          <w:fldChar w:fldCharType="end"/>
        </w:r>
      </w:hyperlink>
    </w:p>
    <w:p w14:paraId="20ADC360" w14:textId="4CB26725" w:rsidR="00CE3D43" w:rsidRDefault="00CE3D4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65" w:history="1">
        <w:r w:rsidRPr="0091626E">
          <w:rPr>
            <w:rStyle w:val="Hiperligao"/>
            <w:noProof/>
          </w:rPr>
          <w:t>Figura 2-&gt; Robot 1: Gráfico Contaminação Vs Limpeza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52CF5F8" w14:textId="70F0E233" w:rsidR="00CE3D43" w:rsidRDefault="00CE3D4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66" w:history="1">
        <w:r w:rsidRPr="0091626E">
          <w:rPr>
            <w:rStyle w:val="Hiperligao"/>
            <w:noProof/>
          </w:rPr>
          <w:t>Figura 3-&gt; Robot 1: Algoritmo de movimentação cleaner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E4F87E" w14:textId="218939E0" w:rsidR="00CE3D43" w:rsidRDefault="00CE3D4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67" w:history="1">
        <w:r w:rsidRPr="0091626E">
          <w:rPr>
            <w:rStyle w:val="Hiperligao"/>
            <w:noProof/>
          </w:rPr>
          <w:t>Figura 4-&gt; Robot 1: Função Modo_Map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1DEBF7" w14:textId="07482AF2" w:rsidR="00CE3D43" w:rsidRDefault="00CE3D4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68" w:history="1">
        <w:r w:rsidRPr="0091626E">
          <w:rPr>
            <w:rStyle w:val="Hiperligao"/>
            <w:noProof/>
          </w:rPr>
          <w:t>Figura 5-&gt; Robot 1: Algoritmo de procura o deposito mais próximo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DF235AE" w14:textId="133DB9E5" w:rsidR="00CE3D43" w:rsidRDefault="00CE3D4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69" w:history="1">
        <w:r w:rsidRPr="0091626E">
          <w:rPr>
            <w:rStyle w:val="Hiperligao"/>
            <w:noProof/>
          </w:rPr>
          <w:t>Figura 6-&gt; Robot 1: Remover deposito já não existente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0020A9B" w14:textId="29E3E689" w:rsidR="00CE3D43" w:rsidRDefault="00CE3D4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70" w:history="1">
        <w:r w:rsidRPr="0091626E">
          <w:rPr>
            <w:rStyle w:val="Hiperligao"/>
            <w:noProof/>
          </w:rPr>
          <w:t>Figura 7-&gt; Robot 1: Verificação e deslocação para posto de carregamento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95DD791" w14:textId="281A9459" w:rsidR="00CE3D43" w:rsidRDefault="00CE3D4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71" w:history="1">
        <w:r w:rsidRPr="0091626E">
          <w:rPr>
            <w:rStyle w:val="Hiperligao"/>
            <w:noProof/>
          </w:rPr>
          <w:t>Figura 8-&gt; Robot1: Simulação -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023A7DF" w14:textId="5BAE7220" w:rsidR="00CE3D43" w:rsidRDefault="00CE3D4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72" w:history="1">
        <w:r w:rsidRPr="0091626E">
          <w:rPr>
            <w:rStyle w:val="Hiperligao"/>
            <w:noProof/>
          </w:rPr>
          <w:t>Figura 9-&gt; Robot 1: Simulação - Go-N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2EBF9D1" w14:textId="64C50747" w:rsidR="00CE3D43" w:rsidRDefault="00CE3D4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73" w:history="1">
        <w:r w:rsidRPr="0091626E">
          <w:rPr>
            <w:rStyle w:val="Hiperligao"/>
            <w:noProof/>
          </w:rPr>
          <w:t>Figura 10-&gt; Robot 1: Simulação - Mapping Efetuado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1DB9EAB" w14:textId="40159E1F" w:rsidR="00CE3D43" w:rsidRDefault="00CE3D4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74" w:history="1">
        <w:r w:rsidRPr="0091626E">
          <w:rPr>
            <w:rStyle w:val="Hiperligao"/>
            <w:noProof/>
          </w:rPr>
          <w:t>Figura 11-&gt; Robot1: Simulação - Desaparecimento de Contentor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162D480" w14:textId="34464CB3" w:rsidR="00CE3D43" w:rsidRDefault="00CE3D4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75" w:history="1">
        <w:r w:rsidRPr="0091626E">
          <w:rPr>
            <w:rStyle w:val="Hiperligao"/>
            <w:noProof/>
          </w:rPr>
          <w:t>Figura 12-&gt; Robot 1: Simulação - Direção Posto Carregamento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77EE5D3" w14:textId="02A97019" w:rsidR="00CE3D43" w:rsidRDefault="00CE3D4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76" w:history="1">
        <w:r w:rsidRPr="0091626E">
          <w:rPr>
            <w:rStyle w:val="Hiperligao"/>
            <w:noProof/>
          </w:rPr>
          <w:t>Figura 13-&gt; Robot 1: Simulação – Recuperação do local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43B9C0" w14:textId="20BD8E3F" w:rsidR="00CE3D43" w:rsidRDefault="00CE3D4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77" w:history="1">
        <w:r w:rsidRPr="0091626E">
          <w:rPr>
            <w:rStyle w:val="Hiperligao"/>
            <w:noProof/>
          </w:rPr>
          <w:t>Figura 14-&gt; Robot 2: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339E7D9" w14:textId="54EEAA88" w:rsidR="00CE3D43" w:rsidRDefault="00CE3D4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78" w:history="1">
        <w:r w:rsidRPr="0091626E">
          <w:rPr>
            <w:rStyle w:val="Hiperligao"/>
            <w:noProof/>
          </w:rPr>
          <w:t>Figura 15-&gt; Robot 2: Função Config_Battery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F80354B" w14:textId="21202569" w:rsidR="00CE3D43" w:rsidRDefault="00CE3D4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79" w:history="1">
        <w:r w:rsidRPr="0091626E">
          <w:rPr>
            <w:rStyle w:val="Hiperligao"/>
            <w:noProof/>
          </w:rPr>
          <w:t>Figura 16-&gt; Robot 2: Comportamento Cleaner perante poluição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4894056" w14:textId="0738D1A7" w:rsidR="00CE3D43" w:rsidRDefault="00CE3D4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80" w:history="1">
        <w:r w:rsidRPr="0091626E">
          <w:rPr>
            <w:rStyle w:val="Hiperligao"/>
            <w:noProof/>
          </w:rPr>
          <w:t>Figura 17-&gt; Robot 2: Simulação –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075DEA8" w14:textId="1BB9C5BB" w:rsidR="00CE3D43" w:rsidRDefault="00CE3D4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81" w:history="1">
        <w:r w:rsidRPr="0091626E">
          <w:rPr>
            <w:rStyle w:val="Hiperligao"/>
            <w:noProof/>
          </w:rPr>
          <w:t>Figura 18-&gt; Robot 2: Simulação – Obstáculos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4EBD4CE" w14:textId="6E0BA8E3" w:rsidR="00CE3D43" w:rsidRDefault="00CE3D4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82" w:history="1">
        <w:r w:rsidRPr="0091626E">
          <w:rPr>
            <w:rStyle w:val="Hiperligao"/>
            <w:noProof/>
          </w:rPr>
          <w:t>Figura 19-&gt; Robot 2: Simulação - Limpeza Patch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5893BC0" w14:textId="164FD3C1" w:rsidR="00604C51" w:rsidRDefault="005523A7">
      <w:r>
        <w:fldChar w:fldCharType="end"/>
      </w:r>
    </w:p>
    <w:p w14:paraId="5CC62D75" w14:textId="77777777" w:rsidR="00604C51" w:rsidRDefault="00604C51">
      <w:pPr>
        <w:pStyle w:val="Cabealho"/>
        <w:tabs>
          <w:tab w:val="clear" w:pos="4419"/>
          <w:tab w:val="clear" w:pos="8838"/>
        </w:tabs>
        <w:spacing w:after="0"/>
        <w:ind w:firstLine="0"/>
      </w:pPr>
    </w:p>
    <w:p w14:paraId="39CAD33F" w14:textId="77777777" w:rsidR="00604C51" w:rsidRDefault="00604C51">
      <w:pPr>
        <w:pStyle w:val="Cabealho"/>
        <w:tabs>
          <w:tab w:val="clear" w:pos="4419"/>
          <w:tab w:val="clear" w:pos="8838"/>
        </w:tabs>
        <w:spacing w:after="0"/>
      </w:pPr>
    </w:p>
    <w:p w14:paraId="3516E763" w14:textId="77777777" w:rsidR="00604C51" w:rsidRDefault="00604C51">
      <w:pPr>
        <w:pStyle w:val="Cabealho"/>
        <w:tabs>
          <w:tab w:val="clear" w:pos="4419"/>
          <w:tab w:val="clear" w:pos="8838"/>
        </w:tabs>
        <w:spacing w:after="0"/>
      </w:pPr>
    </w:p>
    <w:p w14:paraId="4615E946" w14:textId="77777777" w:rsidR="00604C51" w:rsidRDefault="00604C51">
      <w:pPr>
        <w:pStyle w:val="Cabealho"/>
        <w:tabs>
          <w:tab w:val="clear" w:pos="4419"/>
          <w:tab w:val="clear" w:pos="8838"/>
        </w:tabs>
        <w:spacing w:after="0"/>
        <w:ind w:firstLine="0"/>
      </w:pPr>
    </w:p>
    <w:p w14:paraId="387328CD" w14:textId="6E90236E" w:rsidR="00A83655" w:rsidRPr="00A83655" w:rsidRDefault="00A83655" w:rsidP="00A83655">
      <w:pPr>
        <w:pStyle w:val="Ttulo1"/>
        <w:numPr>
          <w:ilvl w:val="0"/>
          <w:numId w:val="37"/>
        </w:numPr>
      </w:pPr>
      <w:bookmarkStart w:id="10" w:name="_Toc180428646"/>
      <w:r>
        <w:lastRenderedPageBreak/>
        <w:t>Resumo</w:t>
      </w:r>
      <w:bookmarkEnd w:id="10"/>
    </w:p>
    <w:p w14:paraId="20AADF50" w14:textId="5982A030" w:rsidR="00A83655" w:rsidRDefault="00446EFA" w:rsidP="00446EFA">
      <w:pPr>
        <w:pStyle w:val="Cabealho"/>
        <w:tabs>
          <w:tab w:val="clear" w:pos="4419"/>
          <w:tab w:val="clear" w:pos="8838"/>
        </w:tabs>
        <w:spacing w:after="0"/>
      </w:pPr>
      <w:r>
        <w:t xml:space="preserve">Este trabalho visa descrever o desenvolvimento de uma simulação em </w:t>
      </w:r>
      <w:proofErr w:type="spellStart"/>
      <w:r>
        <w:t>NetLogo</w:t>
      </w:r>
      <w:proofErr w:type="spellEnd"/>
      <w:r>
        <w:t xml:space="preserve"> para estudar a interação entre um agente de limpeza e três agentes poluentes.</w:t>
      </w:r>
    </w:p>
    <w:p w14:paraId="01A5C07F" w14:textId="2C8A52D8" w:rsidR="00446EFA" w:rsidRDefault="00446EFA" w:rsidP="00446EFA">
      <w:pPr>
        <w:pStyle w:val="Cabealho"/>
        <w:tabs>
          <w:tab w:val="clear" w:pos="4419"/>
          <w:tab w:val="clear" w:pos="8838"/>
        </w:tabs>
        <w:spacing w:after="0"/>
      </w:pPr>
      <w:r>
        <w:t>Numa primeira fase, foi criado um rob</w:t>
      </w:r>
      <w:r w:rsidR="0081422D">
        <w:t>ô que mapeia e limpa o ambiente, enfrentando desafios como a localização de contentores e a gestão da bateria</w:t>
      </w:r>
      <w:r w:rsidR="00027EA6">
        <w:t>, além de limpar o ambiente de forma eficiente.</w:t>
      </w:r>
    </w:p>
    <w:p w14:paraId="7337422F" w14:textId="596825A4" w:rsidR="00027EA6" w:rsidRDefault="00027EA6" w:rsidP="00446EFA">
      <w:pPr>
        <w:pStyle w:val="Cabealho"/>
        <w:tabs>
          <w:tab w:val="clear" w:pos="4419"/>
          <w:tab w:val="clear" w:pos="8838"/>
        </w:tabs>
        <w:spacing w:after="0"/>
      </w:pPr>
      <w:r>
        <w:t>Numa segunda fase, foram implementadas melhorias para aproximar a simulação à realidade.</w:t>
      </w:r>
      <w:r w:rsidR="00EE4CEC">
        <w:t xml:space="preserve"> O robot apresenta ajustes energéticos e vários comportamentos conforme o tipo de lixo e obstáculos encontrados.</w:t>
      </w:r>
    </w:p>
    <w:p w14:paraId="3B2F700C" w14:textId="56C70DE2" w:rsidR="00EE4CEC" w:rsidRDefault="00EE4CEC" w:rsidP="00446EFA">
      <w:pPr>
        <w:pStyle w:val="Cabealho"/>
        <w:tabs>
          <w:tab w:val="clear" w:pos="4419"/>
          <w:tab w:val="clear" w:pos="8838"/>
        </w:tabs>
        <w:spacing w:after="0"/>
      </w:pPr>
      <w:r>
        <w:t>As simulações mostraram a eficiência de ambos os robôs em diferentes cenários,</w:t>
      </w:r>
      <w:r w:rsidR="008D5840">
        <w:t xml:space="preserve"> superando desafios técnicos e apresentado a eficácia das estratégias desenvolvidas para a economia da bateria e melhorar a limpeza em ambientes poluídos.</w:t>
      </w:r>
    </w:p>
    <w:p w14:paraId="581FD849" w14:textId="54185532" w:rsidR="00BA361E" w:rsidRPr="00BA361E" w:rsidRDefault="00BA361E" w:rsidP="00BA361E">
      <w:pPr>
        <w:pStyle w:val="Cabealho"/>
      </w:pPr>
    </w:p>
    <w:p w14:paraId="65321212" w14:textId="77777777" w:rsidR="00E71BA0" w:rsidRDefault="00E71BA0">
      <w:pPr>
        <w:pStyle w:val="Cabealho"/>
        <w:tabs>
          <w:tab w:val="clear" w:pos="4419"/>
          <w:tab w:val="clear" w:pos="8838"/>
        </w:tabs>
        <w:spacing w:after="0"/>
        <w:ind w:firstLine="0"/>
      </w:pPr>
    </w:p>
    <w:p w14:paraId="1A458057" w14:textId="77777777" w:rsidR="00E71BA0" w:rsidRDefault="00E71BA0">
      <w:pPr>
        <w:pStyle w:val="Cabealho"/>
        <w:tabs>
          <w:tab w:val="clear" w:pos="4419"/>
          <w:tab w:val="clear" w:pos="8838"/>
        </w:tabs>
        <w:spacing w:after="0"/>
        <w:ind w:firstLine="0"/>
      </w:pPr>
    </w:p>
    <w:p w14:paraId="236878D9" w14:textId="77777777" w:rsidR="00E71BA0" w:rsidRDefault="00E71BA0">
      <w:pPr>
        <w:pStyle w:val="Cabealho"/>
        <w:tabs>
          <w:tab w:val="clear" w:pos="4419"/>
          <w:tab w:val="clear" w:pos="8838"/>
        </w:tabs>
        <w:spacing w:after="0"/>
        <w:ind w:firstLine="0"/>
      </w:pPr>
    </w:p>
    <w:p w14:paraId="0826D08B" w14:textId="77777777" w:rsidR="00E71BA0" w:rsidRDefault="00E71BA0">
      <w:pPr>
        <w:pStyle w:val="Cabealho"/>
        <w:tabs>
          <w:tab w:val="clear" w:pos="4419"/>
          <w:tab w:val="clear" w:pos="8838"/>
        </w:tabs>
        <w:spacing w:after="0"/>
        <w:ind w:firstLine="0"/>
      </w:pPr>
    </w:p>
    <w:p w14:paraId="291AB614" w14:textId="77777777" w:rsidR="00E71BA0" w:rsidRDefault="00E71BA0">
      <w:pPr>
        <w:pStyle w:val="Cabealho"/>
        <w:tabs>
          <w:tab w:val="clear" w:pos="4419"/>
          <w:tab w:val="clear" w:pos="8838"/>
        </w:tabs>
        <w:spacing w:after="0"/>
        <w:ind w:firstLine="0"/>
      </w:pPr>
    </w:p>
    <w:p w14:paraId="34395D84" w14:textId="77777777" w:rsidR="00E71BA0" w:rsidRDefault="00E71BA0">
      <w:pPr>
        <w:pStyle w:val="Cabealho"/>
        <w:tabs>
          <w:tab w:val="clear" w:pos="4419"/>
          <w:tab w:val="clear" w:pos="8838"/>
        </w:tabs>
        <w:spacing w:after="0"/>
        <w:ind w:firstLine="0"/>
      </w:pPr>
    </w:p>
    <w:p w14:paraId="67EADD6A" w14:textId="77777777" w:rsidR="00E71BA0" w:rsidRDefault="00E71BA0">
      <w:pPr>
        <w:pStyle w:val="Cabealho"/>
        <w:tabs>
          <w:tab w:val="clear" w:pos="4419"/>
          <w:tab w:val="clear" w:pos="8838"/>
        </w:tabs>
        <w:spacing w:after="0"/>
        <w:ind w:firstLine="0"/>
      </w:pPr>
    </w:p>
    <w:p w14:paraId="080677DE" w14:textId="77777777" w:rsidR="00E71BA0" w:rsidRDefault="00E71BA0">
      <w:pPr>
        <w:pStyle w:val="Cabealho"/>
        <w:tabs>
          <w:tab w:val="clear" w:pos="4419"/>
          <w:tab w:val="clear" w:pos="8838"/>
        </w:tabs>
        <w:spacing w:after="0"/>
        <w:ind w:firstLine="0"/>
      </w:pPr>
    </w:p>
    <w:p w14:paraId="19B56DDA" w14:textId="77777777" w:rsidR="00E71BA0" w:rsidRDefault="00E71BA0">
      <w:pPr>
        <w:pStyle w:val="Cabealho"/>
        <w:tabs>
          <w:tab w:val="clear" w:pos="4419"/>
          <w:tab w:val="clear" w:pos="8838"/>
        </w:tabs>
        <w:spacing w:after="0"/>
        <w:ind w:firstLine="0"/>
      </w:pPr>
    </w:p>
    <w:p w14:paraId="6D879A32" w14:textId="77777777" w:rsidR="00E71BA0" w:rsidRDefault="00E71BA0">
      <w:pPr>
        <w:pStyle w:val="Cabealho"/>
        <w:tabs>
          <w:tab w:val="clear" w:pos="4419"/>
          <w:tab w:val="clear" w:pos="8838"/>
        </w:tabs>
        <w:spacing w:after="0"/>
        <w:ind w:firstLine="0"/>
      </w:pPr>
    </w:p>
    <w:p w14:paraId="6043AED5" w14:textId="77777777" w:rsidR="00E71BA0" w:rsidRDefault="00E71BA0">
      <w:pPr>
        <w:pStyle w:val="Cabealho"/>
        <w:tabs>
          <w:tab w:val="clear" w:pos="4419"/>
          <w:tab w:val="clear" w:pos="8838"/>
        </w:tabs>
        <w:spacing w:after="0"/>
        <w:ind w:firstLine="0"/>
      </w:pPr>
    </w:p>
    <w:p w14:paraId="30B6922E" w14:textId="77777777" w:rsidR="00E71BA0" w:rsidRDefault="00E71BA0">
      <w:pPr>
        <w:pStyle w:val="Cabealho"/>
        <w:tabs>
          <w:tab w:val="clear" w:pos="4419"/>
          <w:tab w:val="clear" w:pos="8838"/>
        </w:tabs>
        <w:spacing w:after="0"/>
        <w:ind w:firstLine="0"/>
      </w:pPr>
    </w:p>
    <w:p w14:paraId="184D86C2" w14:textId="77777777" w:rsidR="00E71BA0" w:rsidRDefault="00E71BA0">
      <w:pPr>
        <w:pStyle w:val="Cabealho"/>
        <w:tabs>
          <w:tab w:val="clear" w:pos="4419"/>
          <w:tab w:val="clear" w:pos="8838"/>
        </w:tabs>
        <w:spacing w:after="0"/>
        <w:ind w:firstLine="0"/>
      </w:pPr>
    </w:p>
    <w:p w14:paraId="04570539" w14:textId="77777777" w:rsidR="00E71BA0" w:rsidRDefault="00E71BA0">
      <w:pPr>
        <w:pStyle w:val="Cabealho"/>
        <w:tabs>
          <w:tab w:val="clear" w:pos="4419"/>
          <w:tab w:val="clear" w:pos="8838"/>
        </w:tabs>
        <w:spacing w:after="0"/>
        <w:ind w:firstLine="0"/>
      </w:pPr>
    </w:p>
    <w:p w14:paraId="6E3827EF" w14:textId="77777777" w:rsidR="00E71BA0" w:rsidRDefault="00E71BA0">
      <w:pPr>
        <w:pStyle w:val="Cabealho"/>
        <w:tabs>
          <w:tab w:val="clear" w:pos="4419"/>
          <w:tab w:val="clear" w:pos="8838"/>
        </w:tabs>
        <w:spacing w:after="0"/>
        <w:ind w:firstLine="0"/>
      </w:pPr>
    </w:p>
    <w:p w14:paraId="51A2FCDE" w14:textId="5298B61F" w:rsidR="00604C51" w:rsidRDefault="00DB5566" w:rsidP="00A83655">
      <w:pPr>
        <w:pStyle w:val="Ttulo1"/>
        <w:numPr>
          <w:ilvl w:val="0"/>
          <w:numId w:val="37"/>
        </w:numPr>
      </w:pPr>
      <w:bookmarkStart w:id="11" w:name="_Toc177679165"/>
      <w:bookmarkStart w:id="12" w:name="_Toc178772330"/>
      <w:bookmarkStart w:id="13" w:name="_Toc178887829"/>
      <w:bookmarkStart w:id="14" w:name="_Toc178887854"/>
      <w:bookmarkStart w:id="15" w:name="_Toc180428647"/>
      <w:r>
        <w:lastRenderedPageBreak/>
        <w:t>Introdução</w:t>
      </w:r>
      <w:bookmarkEnd w:id="11"/>
      <w:bookmarkEnd w:id="12"/>
      <w:bookmarkEnd w:id="13"/>
      <w:bookmarkEnd w:id="14"/>
      <w:bookmarkEnd w:id="15"/>
    </w:p>
    <w:p w14:paraId="51C537A0" w14:textId="1132E2BB" w:rsidR="00604C51" w:rsidRDefault="00E30350" w:rsidP="00CB5D97">
      <w:r>
        <w:t>A automação de tarefas de carácter diário tem evoluído significativamente com o uso de máquinas e robôs, especialmente em áreas que exigem contante manutenção, como a limpeza de espaços. Neste contexto, a simulação de sistemas multiagente surge como uma ferramenta eficaz para estudar e entender</w:t>
      </w:r>
      <w:r w:rsidR="00A06870">
        <w:t xml:space="preserve"> a interação entre diferentes agentes que atuam em um mesmo ambiente.</w:t>
      </w:r>
    </w:p>
    <w:p w14:paraId="32AA0626" w14:textId="1816E7BE" w:rsidR="00A06870" w:rsidRDefault="00A06870" w:rsidP="00CB5D97">
      <w:r>
        <w:t xml:space="preserve">Este trabalho prático tem como objetivo desenvolver um modelo de simulação, utilizando o </w:t>
      </w:r>
      <w:proofErr w:type="spellStart"/>
      <w:r>
        <w:t>NetLogo</w:t>
      </w:r>
      <w:proofErr w:type="spellEnd"/>
      <w:r>
        <w:t>, que reproduza o comportamento de agentes responsáveis pela limpeza e poluição de um espaço.</w:t>
      </w:r>
    </w:p>
    <w:p w14:paraId="425CAD13" w14:textId="7920AA5D" w:rsidR="00A06870" w:rsidRDefault="00A06870" w:rsidP="00CB5D97">
      <w:r>
        <w:t>A proposta fornecida pelos docentes da cadeira de Inteligência Artificial baseia-se em um cenário simplificado onde um agente de limpeza interage com três agentes poluidore</w:t>
      </w:r>
      <w:r w:rsidR="000C2B30">
        <w:t xml:space="preserve">s. A simulação visa representar o processo de degradação do espaço causado pelos </w:t>
      </w:r>
      <w:proofErr w:type="spellStart"/>
      <w:r w:rsidR="000C2B30">
        <w:t>Polluters</w:t>
      </w:r>
      <w:proofErr w:type="spellEnd"/>
      <w:r w:rsidR="000C2B30">
        <w:t xml:space="preserve"> e a restauração do espaço realizado pelo </w:t>
      </w:r>
      <w:proofErr w:type="spellStart"/>
      <w:r w:rsidR="000C2B30">
        <w:t>Cleaner</w:t>
      </w:r>
      <w:proofErr w:type="spellEnd"/>
      <w:r w:rsidR="000C2B30">
        <w:t>.</w:t>
      </w:r>
    </w:p>
    <w:p w14:paraId="55E22035" w14:textId="2C87D55E" w:rsidR="00DD41DA" w:rsidRDefault="000C2B30" w:rsidP="00DD41DA">
      <w:r>
        <w:t>A simulação, não só auxilia na análise das iterações entre agentes, mas também possibilita a análise e experimentação de várias estratégias para melhorar a eficiência do processo de limpeza em um ambiente poluído.</w:t>
      </w:r>
    </w:p>
    <w:p w14:paraId="687BC892" w14:textId="77777777" w:rsidR="00030FBB" w:rsidRDefault="00030FBB" w:rsidP="00DD41DA"/>
    <w:p w14:paraId="47E6025C" w14:textId="77777777" w:rsidR="00030FBB" w:rsidRDefault="00030FBB" w:rsidP="00DD41DA"/>
    <w:p w14:paraId="28C867DC" w14:textId="77777777" w:rsidR="00030FBB" w:rsidRDefault="00030FBB" w:rsidP="00DD41DA"/>
    <w:p w14:paraId="167E8173" w14:textId="77777777" w:rsidR="00030FBB" w:rsidRDefault="00030FBB" w:rsidP="00DD41DA"/>
    <w:p w14:paraId="37C0C017" w14:textId="77777777" w:rsidR="00030FBB" w:rsidRDefault="00030FBB" w:rsidP="00DD41DA"/>
    <w:p w14:paraId="2FFFA498" w14:textId="77777777" w:rsidR="00030FBB" w:rsidRDefault="00030FBB" w:rsidP="00DD41DA"/>
    <w:p w14:paraId="088FD3AD" w14:textId="77777777" w:rsidR="00030FBB" w:rsidRDefault="00030FBB" w:rsidP="00DD41DA"/>
    <w:p w14:paraId="0A32FA34" w14:textId="77777777" w:rsidR="00030FBB" w:rsidRDefault="00030FBB" w:rsidP="00DD41DA"/>
    <w:p w14:paraId="29D5956C" w14:textId="77777777" w:rsidR="00030FBB" w:rsidRDefault="00030FBB" w:rsidP="00DD41DA"/>
    <w:p w14:paraId="7346935E" w14:textId="77777777" w:rsidR="00030FBB" w:rsidRDefault="00030FBB" w:rsidP="00DD41DA"/>
    <w:p w14:paraId="44620025" w14:textId="77777777" w:rsidR="00030FBB" w:rsidRDefault="00030FBB" w:rsidP="00DD41DA"/>
    <w:p w14:paraId="365A50F8" w14:textId="77777777" w:rsidR="00030FBB" w:rsidRDefault="00030FBB" w:rsidP="00DD41DA"/>
    <w:p w14:paraId="6E8685D8" w14:textId="7AEA5A52" w:rsidR="00DD41DA" w:rsidRDefault="00DD41DA" w:rsidP="00CE3D43">
      <w:pPr>
        <w:pStyle w:val="Ttulo1"/>
        <w:numPr>
          <w:ilvl w:val="0"/>
          <w:numId w:val="37"/>
        </w:numPr>
      </w:pPr>
      <w:bookmarkStart w:id="16" w:name="_Toc180428648"/>
      <w:r>
        <w:lastRenderedPageBreak/>
        <w:t>Enquadramento Teórico</w:t>
      </w:r>
      <w:bookmarkEnd w:id="16"/>
    </w:p>
    <w:p w14:paraId="1DE021B9" w14:textId="0EEF6AE9" w:rsidR="007D02B5" w:rsidRDefault="009112A7" w:rsidP="00DD41DA">
      <w:r>
        <w:t xml:space="preserve">No contexto deste trabalho, foi utilizado a plataforma </w:t>
      </w:r>
      <w:proofErr w:type="spellStart"/>
      <w:r>
        <w:t>NetLogo</w:t>
      </w:r>
      <w:proofErr w:type="spellEnd"/>
      <w:r>
        <w:t xml:space="preserve"> para simular o comportamento entre agentes de limpeza (</w:t>
      </w:r>
      <w:proofErr w:type="spellStart"/>
      <w:r>
        <w:t>Cleaners</w:t>
      </w:r>
      <w:proofErr w:type="spellEnd"/>
      <w:r>
        <w:t>) e agentes poluentes (</w:t>
      </w:r>
      <w:proofErr w:type="spellStart"/>
      <w:r>
        <w:t>Polluters</w:t>
      </w:r>
      <w:proofErr w:type="spellEnd"/>
      <w:r>
        <w:t>) em um determinado ambiente</w:t>
      </w:r>
      <w:r w:rsidR="003E4952">
        <w:t>.</w:t>
      </w:r>
    </w:p>
    <w:p w14:paraId="669113A7" w14:textId="040A43EE" w:rsidR="00B954F3" w:rsidRDefault="00B954F3" w:rsidP="00DD41DA">
      <w:pPr>
        <w:rPr>
          <w:b/>
          <w:bCs/>
          <w:sz w:val="24"/>
          <w:szCs w:val="22"/>
        </w:rPr>
      </w:pPr>
      <w:r w:rsidRPr="00B954F3">
        <w:rPr>
          <w:b/>
          <w:bCs/>
          <w:sz w:val="24"/>
          <w:szCs w:val="22"/>
        </w:rPr>
        <w:t>Ambiente</w:t>
      </w:r>
      <w:r>
        <w:rPr>
          <w:b/>
          <w:bCs/>
          <w:sz w:val="24"/>
          <w:szCs w:val="22"/>
        </w:rPr>
        <w:t>:</w:t>
      </w:r>
    </w:p>
    <w:p w14:paraId="65E26F2F" w14:textId="3CBD0CD8" w:rsidR="00B954F3" w:rsidRDefault="00B954F3" w:rsidP="00B954F3">
      <w:pPr>
        <w:pStyle w:val="PargrafodaLista"/>
        <w:numPr>
          <w:ilvl w:val="0"/>
          <w:numId w:val="39"/>
        </w:numPr>
      </w:pPr>
      <w:r>
        <w:t xml:space="preserve">Superfície </w:t>
      </w:r>
      <w:r w:rsidR="00BB77C4">
        <w:t>composta por células (</w:t>
      </w:r>
      <w:proofErr w:type="spellStart"/>
      <w:r w:rsidR="00BB77C4">
        <w:t>patches</w:t>
      </w:r>
      <w:proofErr w:type="spellEnd"/>
      <w:r w:rsidR="00BB77C4">
        <w:t>)</w:t>
      </w:r>
      <w:r w:rsidR="0073190A">
        <w:t>;</w:t>
      </w:r>
    </w:p>
    <w:p w14:paraId="086317B9" w14:textId="4BFF5AB5" w:rsidR="00BB77C4" w:rsidRDefault="00BB77C4" w:rsidP="00B954F3">
      <w:pPr>
        <w:pStyle w:val="PargrafodaLista"/>
        <w:numPr>
          <w:ilvl w:val="0"/>
          <w:numId w:val="39"/>
        </w:numPr>
      </w:pPr>
      <w:r>
        <w:t>Todas as células estão limpas e têm a mesma cor</w:t>
      </w:r>
      <w:r w:rsidR="0073190A">
        <w:t>;</w:t>
      </w:r>
    </w:p>
    <w:p w14:paraId="2A4D510C" w14:textId="1FE4C772" w:rsidR="00BB77C4" w:rsidRPr="00B954F3" w:rsidRDefault="00BB77C4" w:rsidP="00B954F3">
      <w:pPr>
        <w:pStyle w:val="PargrafodaLista"/>
        <w:numPr>
          <w:ilvl w:val="0"/>
          <w:numId w:val="39"/>
        </w:numPr>
      </w:pPr>
      <w:r>
        <w:t xml:space="preserve">É um espaço físico onde os agentes </w:t>
      </w:r>
      <w:r w:rsidR="0073190A">
        <w:t>movimentam e interagem entre eles.</w:t>
      </w:r>
    </w:p>
    <w:p w14:paraId="161C92A9" w14:textId="7F6EBA19" w:rsidR="003E4952" w:rsidRDefault="003E4952" w:rsidP="00DD41DA">
      <w:pPr>
        <w:rPr>
          <w:b/>
          <w:bCs/>
          <w:sz w:val="24"/>
          <w:szCs w:val="22"/>
        </w:rPr>
      </w:pPr>
      <w:proofErr w:type="spellStart"/>
      <w:r w:rsidRPr="00030FBB">
        <w:rPr>
          <w:b/>
          <w:bCs/>
          <w:i/>
          <w:iCs/>
          <w:sz w:val="24"/>
          <w:szCs w:val="22"/>
        </w:rPr>
        <w:t>Cleaners</w:t>
      </w:r>
      <w:proofErr w:type="spellEnd"/>
      <w:r w:rsidRPr="003E4952">
        <w:rPr>
          <w:b/>
          <w:bCs/>
          <w:sz w:val="24"/>
          <w:szCs w:val="22"/>
        </w:rPr>
        <w:t>:</w:t>
      </w:r>
    </w:p>
    <w:p w14:paraId="7F1F96D1" w14:textId="72C6DBCC" w:rsidR="003E4952" w:rsidRDefault="0073190A" w:rsidP="003E4952">
      <w:pPr>
        <w:pStyle w:val="PargrafodaLista"/>
        <w:numPr>
          <w:ilvl w:val="0"/>
          <w:numId w:val="38"/>
        </w:numPr>
      </w:pPr>
      <w:r>
        <w:t>Localizado inicialmente no canto inferior esquerdo do ambiente;</w:t>
      </w:r>
    </w:p>
    <w:p w14:paraId="0AC44412" w14:textId="10E110DD" w:rsidR="008F0A9A" w:rsidRDefault="001F4468" w:rsidP="003E4952">
      <w:pPr>
        <w:pStyle w:val="PargrafodaLista"/>
        <w:numPr>
          <w:ilvl w:val="0"/>
          <w:numId w:val="38"/>
        </w:numPr>
      </w:pPr>
      <w:r>
        <w:t>Perde uma unidade de energia por movimento;</w:t>
      </w:r>
    </w:p>
    <w:p w14:paraId="0298E939" w14:textId="4519BD9A" w:rsidR="00843901" w:rsidRDefault="001F4468" w:rsidP="00843901">
      <w:pPr>
        <w:pStyle w:val="PargrafodaLista"/>
        <w:numPr>
          <w:ilvl w:val="0"/>
          <w:numId w:val="38"/>
        </w:numPr>
      </w:pPr>
      <w:r>
        <w:t xml:space="preserve">Recarrega a bateria no posto de carregamento, localizado </w:t>
      </w:r>
      <w:r w:rsidR="00843901">
        <w:t>no ponto de partida;</w:t>
      </w:r>
    </w:p>
    <w:p w14:paraId="0EA92B47" w14:textId="73FEEE07" w:rsidR="00843901" w:rsidRDefault="00843901" w:rsidP="00843901">
      <w:pPr>
        <w:pStyle w:val="PargrafodaLista"/>
        <w:numPr>
          <w:ilvl w:val="0"/>
          <w:numId w:val="38"/>
        </w:numPr>
      </w:pPr>
      <w:r>
        <w:t>Limpa células com resíduos e armazena os detritos;</w:t>
      </w:r>
    </w:p>
    <w:p w14:paraId="5DF0C1E5" w14:textId="052285F2" w:rsidR="00843901" w:rsidRDefault="00017BFB" w:rsidP="00843901">
      <w:pPr>
        <w:pStyle w:val="PargrafodaLista"/>
        <w:numPr>
          <w:ilvl w:val="0"/>
          <w:numId w:val="38"/>
        </w:numPr>
      </w:pPr>
      <w:r>
        <w:t>Capacidade de transporte de detritos ajustável;</w:t>
      </w:r>
    </w:p>
    <w:p w14:paraId="026A5885" w14:textId="700FE868" w:rsidR="00017BFB" w:rsidRDefault="00017BFB" w:rsidP="00843901">
      <w:pPr>
        <w:pStyle w:val="PargrafodaLista"/>
        <w:numPr>
          <w:ilvl w:val="0"/>
          <w:numId w:val="38"/>
        </w:numPr>
      </w:pPr>
      <w:r>
        <w:t>Descarrega detritos em contentores (</w:t>
      </w:r>
      <w:r w:rsidRPr="00030FBB">
        <w:rPr>
          <w:i/>
          <w:iCs/>
        </w:rPr>
        <w:t>Containers</w:t>
      </w:r>
      <w:r>
        <w:t xml:space="preserve">), cuja </w:t>
      </w:r>
      <w:r w:rsidR="00A709C5">
        <w:t xml:space="preserve">quantidade é </w:t>
      </w:r>
      <w:r w:rsidR="00E02CD9">
        <w:t>ajustável e localização são aleatórios.</w:t>
      </w:r>
    </w:p>
    <w:p w14:paraId="0EFE0467" w14:textId="3254166B" w:rsidR="00E02CD9" w:rsidRDefault="00E02CD9" w:rsidP="00030FBB">
      <w:pPr>
        <w:rPr>
          <w:b/>
          <w:bCs/>
          <w:sz w:val="24"/>
          <w:szCs w:val="22"/>
        </w:rPr>
      </w:pPr>
      <w:proofErr w:type="spellStart"/>
      <w:r w:rsidRPr="00030FBB">
        <w:rPr>
          <w:b/>
          <w:bCs/>
          <w:i/>
          <w:iCs/>
          <w:sz w:val="24"/>
          <w:szCs w:val="22"/>
        </w:rPr>
        <w:t>Polluters</w:t>
      </w:r>
      <w:proofErr w:type="spellEnd"/>
      <w:r w:rsidRPr="00E02CD9">
        <w:rPr>
          <w:b/>
          <w:bCs/>
          <w:sz w:val="24"/>
          <w:szCs w:val="22"/>
        </w:rPr>
        <w:t>:</w:t>
      </w:r>
    </w:p>
    <w:p w14:paraId="4183ABA2" w14:textId="6FA173FA" w:rsidR="00E02CD9" w:rsidRDefault="00E02CD9" w:rsidP="00E02CD9">
      <w:pPr>
        <w:pStyle w:val="PargrafodaLista"/>
        <w:numPr>
          <w:ilvl w:val="0"/>
          <w:numId w:val="40"/>
        </w:numPr>
      </w:pPr>
      <w:r>
        <w:t>Três agentes poluidores que entram no ambiente em pontos aleatórios;</w:t>
      </w:r>
    </w:p>
    <w:p w14:paraId="1E1EE4DC" w14:textId="52E5B9BE" w:rsidR="00E02CD9" w:rsidRDefault="00A55697" w:rsidP="00E02CD9">
      <w:pPr>
        <w:pStyle w:val="PargrafodaLista"/>
        <w:numPr>
          <w:ilvl w:val="0"/>
          <w:numId w:val="40"/>
        </w:numPr>
      </w:pPr>
      <w:r>
        <w:t>Movimentam-se de forma aleatória;</w:t>
      </w:r>
    </w:p>
    <w:p w14:paraId="5183E423" w14:textId="178231B8" w:rsidR="00A55697" w:rsidRDefault="00A55697" w:rsidP="00E02CD9">
      <w:pPr>
        <w:pStyle w:val="PargrafodaLista"/>
        <w:numPr>
          <w:ilvl w:val="0"/>
          <w:numId w:val="40"/>
        </w:numPr>
      </w:pPr>
      <w:r>
        <w:t xml:space="preserve">Depositam resíduos em células limpas, mudando a cor dos </w:t>
      </w:r>
      <w:proofErr w:type="spellStart"/>
      <w:r w:rsidRPr="00A55697">
        <w:rPr>
          <w:i/>
          <w:iCs/>
        </w:rPr>
        <w:t>patches</w:t>
      </w:r>
      <w:proofErr w:type="spellEnd"/>
      <w:r>
        <w:t xml:space="preserve"> conforme o tipo de resíduo;</w:t>
      </w:r>
    </w:p>
    <w:p w14:paraId="190D90BB" w14:textId="54360989" w:rsidR="00A55697" w:rsidRDefault="00A55697" w:rsidP="00E02CD9">
      <w:pPr>
        <w:pStyle w:val="PargrafodaLista"/>
        <w:numPr>
          <w:ilvl w:val="0"/>
          <w:numId w:val="40"/>
        </w:numPr>
      </w:pPr>
      <w:r>
        <w:t xml:space="preserve">A decisão de depositar resíduos é determinada por uma função probabilísticas, que são ajustáveis para cada </w:t>
      </w:r>
      <w:proofErr w:type="spellStart"/>
      <w:r w:rsidRPr="00030FBB">
        <w:rPr>
          <w:i/>
          <w:iCs/>
        </w:rPr>
        <w:t>Polluter</w:t>
      </w:r>
      <w:proofErr w:type="spellEnd"/>
      <w:r>
        <w:t>.</w:t>
      </w:r>
    </w:p>
    <w:p w14:paraId="57CB7403" w14:textId="7DE83298" w:rsidR="00887568" w:rsidRDefault="00887568" w:rsidP="00030FBB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Interação entre</w:t>
      </w:r>
      <w:r w:rsidR="00030FBB">
        <w:rPr>
          <w:b/>
          <w:bCs/>
          <w:sz w:val="24"/>
          <w:szCs w:val="22"/>
        </w:rPr>
        <w:t xml:space="preserve"> </w:t>
      </w:r>
      <w:proofErr w:type="spellStart"/>
      <w:r w:rsidR="00030FBB" w:rsidRPr="00030FBB">
        <w:rPr>
          <w:b/>
          <w:bCs/>
          <w:i/>
          <w:iCs/>
          <w:sz w:val="24"/>
          <w:szCs w:val="22"/>
        </w:rPr>
        <w:t>Cleaner</w:t>
      </w:r>
      <w:proofErr w:type="spellEnd"/>
      <w:r w:rsidR="00030FBB">
        <w:rPr>
          <w:b/>
          <w:bCs/>
          <w:sz w:val="24"/>
          <w:szCs w:val="22"/>
        </w:rPr>
        <w:t xml:space="preserve"> e </w:t>
      </w:r>
      <w:proofErr w:type="spellStart"/>
      <w:r w:rsidR="00030FBB" w:rsidRPr="00030FBB">
        <w:rPr>
          <w:b/>
          <w:bCs/>
          <w:i/>
          <w:iCs/>
          <w:sz w:val="24"/>
          <w:szCs w:val="22"/>
        </w:rPr>
        <w:t>Polluters</w:t>
      </w:r>
      <w:proofErr w:type="spellEnd"/>
      <w:r w:rsidRPr="00887568">
        <w:rPr>
          <w:b/>
          <w:bCs/>
          <w:sz w:val="24"/>
          <w:szCs w:val="22"/>
        </w:rPr>
        <w:t>:</w:t>
      </w:r>
    </w:p>
    <w:p w14:paraId="5CC5AF38" w14:textId="60306886" w:rsidR="00030FBB" w:rsidRDefault="00030FBB" w:rsidP="00030FBB">
      <w:pPr>
        <w:pStyle w:val="PargrafodaLista"/>
        <w:numPr>
          <w:ilvl w:val="0"/>
          <w:numId w:val="41"/>
        </w:numPr>
        <w:ind w:left="1287"/>
      </w:pPr>
      <w:proofErr w:type="spellStart"/>
      <w:r w:rsidRPr="00030FBB">
        <w:rPr>
          <w:i/>
          <w:iCs/>
        </w:rPr>
        <w:t>Cleaner</w:t>
      </w:r>
      <w:proofErr w:type="spellEnd"/>
      <w:r>
        <w:t xml:space="preserve"> limpa as células poluídas pelos </w:t>
      </w:r>
      <w:proofErr w:type="spellStart"/>
      <w:r w:rsidRPr="00030FBB">
        <w:rPr>
          <w:i/>
          <w:iCs/>
        </w:rPr>
        <w:t>Polluters</w:t>
      </w:r>
      <w:proofErr w:type="spellEnd"/>
      <w:r>
        <w:t>;</w:t>
      </w:r>
    </w:p>
    <w:p w14:paraId="35B8EC88" w14:textId="0F3AAA1D" w:rsidR="00030FBB" w:rsidRDefault="00030FBB" w:rsidP="00030FBB">
      <w:pPr>
        <w:pStyle w:val="PargrafodaLista"/>
        <w:numPr>
          <w:ilvl w:val="0"/>
          <w:numId w:val="41"/>
        </w:numPr>
        <w:ind w:left="1287"/>
      </w:pPr>
      <w:r>
        <w:t xml:space="preserve">Os </w:t>
      </w:r>
      <w:proofErr w:type="spellStart"/>
      <w:r w:rsidRPr="00030FBB">
        <w:rPr>
          <w:i/>
          <w:iCs/>
        </w:rPr>
        <w:t>Polluters</w:t>
      </w:r>
      <w:proofErr w:type="spellEnd"/>
      <w:r>
        <w:t xml:space="preserve"> continuam a depositar resíduos enquanto se movimentam;</w:t>
      </w:r>
    </w:p>
    <w:p w14:paraId="134D329E" w14:textId="6CEE6091" w:rsidR="00030FBB" w:rsidRDefault="00030FBB" w:rsidP="00030FBB">
      <w:pPr>
        <w:pStyle w:val="PargrafodaLista"/>
        <w:numPr>
          <w:ilvl w:val="0"/>
          <w:numId w:val="41"/>
        </w:numPr>
        <w:ind w:left="1287"/>
      </w:pPr>
      <w:r>
        <w:t xml:space="preserve">O </w:t>
      </w:r>
      <w:proofErr w:type="spellStart"/>
      <w:r w:rsidRPr="00030FBB">
        <w:rPr>
          <w:i/>
          <w:iCs/>
        </w:rPr>
        <w:t>Cleaner</w:t>
      </w:r>
      <w:proofErr w:type="spellEnd"/>
      <w:r>
        <w:t xml:space="preserve"> deve gerir a sua energia e a capacidade de armazenamento enquanto limpa o ambiente;</w:t>
      </w:r>
    </w:p>
    <w:p w14:paraId="051E3149" w14:textId="61B6C628" w:rsidR="007D02B5" w:rsidRDefault="00030FBB" w:rsidP="00030FBB">
      <w:pPr>
        <w:pStyle w:val="PargrafodaLista"/>
        <w:numPr>
          <w:ilvl w:val="0"/>
          <w:numId w:val="41"/>
        </w:numPr>
        <w:ind w:left="1287"/>
      </w:pPr>
      <w:r>
        <w:t xml:space="preserve">A eficiência do </w:t>
      </w:r>
      <w:proofErr w:type="spellStart"/>
      <w:r w:rsidRPr="00030FBB">
        <w:rPr>
          <w:i/>
          <w:iCs/>
        </w:rPr>
        <w:t>Cleaner</w:t>
      </w:r>
      <w:proofErr w:type="spellEnd"/>
      <w:r>
        <w:t xml:space="preserve"> depende da sua capacidade de localizar contentores e recarregar a bateria sem interrupções.</w:t>
      </w:r>
    </w:p>
    <w:p w14:paraId="461B229C" w14:textId="6365D76D" w:rsidR="00604C51" w:rsidRDefault="000C2B30" w:rsidP="00A83655">
      <w:pPr>
        <w:pStyle w:val="Ttulo1"/>
        <w:numPr>
          <w:ilvl w:val="0"/>
          <w:numId w:val="37"/>
        </w:numPr>
      </w:pPr>
      <w:bookmarkStart w:id="17" w:name="_Toc180428649"/>
      <w:r>
        <w:lastRenderedPageBreak/>
        <w:t>Robot1</w:t>
      </w:r>
      <w:bookmarkEnd w:id="17"/>
    </w:p>
    <w:p w14:paraId="32BF3520" w14:textId="40B1107C" w:rsidR="00065812" w:rsidRPr="00065812" w:rsidRDefault="00065812" w:rsidP="00A83655">
      <w:pPr>
        <w:pStyle w:val="Ttulo2"/>
        <w:numPr>
          <w:ilvl w:val="1"/>
          <w:numId w:val="37"/>
        </w:numPr>
      </w:pPr>
      <w:bookmarkStart w:id="18" w:name="_Toc180428650"/>
      <w:r>
        <w:t>Interface</w:t>
      </w:r>
      <w:bookmarkEnd w:id="18"/>
    </w:p>
    <w:p w14:paraId="0D0AF2B1" w14:textId="77777777" w:rsidR="00102845" w:rsidRDefault="00185B7F" w:rsidP="00102845">
      <w:pPr>
        <w:keepNext/>
      </w:pPr>
      <w:r w:rsidRPr="00185B7F">
        <w:rPr>
          <w:noProof/>
        </w:rPr>
        <w:drawing>
          <wp:inline distT="0" distB="0" distL="0" distR="0" wp14:anchorId="7477B3FC" wp14:editId="546B701B">
            <wp:extent cx="5580380" cy="2555875"/>
            <wp:effectExtent l="0" t="0" r="1270" b="0"/>
            <wp:docPr id="314317203" name="Imagem 1" descr="Uma imagem com texto, software, Ícone de computador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17203" name="Imagem 1" descr="Uma imagem com texto, software, Ícone de computador, Software de multimédi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8860" w14:textId="139472D6" w:rsidR="00604C51" w:rsidRPr="003353F9" w:rsidRDefault="00102845" w:rsidP="003353F9">
      <w:pPr>
        <w:pStyle w:val="Legenda"/>
        <w:ind w:left="2268"/>
        <w:rPr>
          <w:sz w:val="18"/>
          <w:szCs w:val="16"/>
        </w:rPr>
      </w:pPr>
      <w:bookmarkStart w:id="19" w:name="_Toc180428664"/>
      <w:r w:rsidRPr="003353F9">
        <w:rPr>
          <w:sz w:val="18"/>
          <w:szCs w:val="16"/>
        </w:rPr>
        <w:t xml:space="preserve">Figura </w:t>
      </w:r>
      <w:r w:rsidRPr="003353F9">
        <w:rPr>
          <w:sz w:val="18"/>
          <w:szCs w:val="16"/>
        </w:rPr>
        <w:fldChar w:fldCharType="begin"/>
      </w:r>
      <w:r w:rsidRPr="003353F9">
        <w:rPr>
          <w:sz w:val="18"/>
          <w:szCs w:val="16"/>
        </w:rPr>
        <w:instrText xml:space="preserve"> SEQ Figura \* ARABIC </w:instrText>
      </w:r>
      <w:r w:rsidRPr="003353F9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1</w:t>
      </w:r>
      <w:r w:rsidRPr="003353F9">
        <w:rPr>
          <w:sz w:val="18"/>
          <w:szCs w:val="16"/>
        </w:rPr>
        <w:fldChar w:fldCharType="end"/>
      </w:r>
      <w:r w:rsidRPr="003353F9">
        <w:rPr>
          <w:sz w:val="18"/>
          <w:szCs w:val="16"/>
        </w:rPr>
        <w:t>-&gt; Robot: Interface NETLOGO</w:t>
      </w:r>
      <w:bookmarkEnd w:id="19"/>
    </w:p>
    <w:p w14:paraId="0A543BE7" w14:textId="77777777" w:rsidR="00102845" w:rsidRDefault="00102845" w:rsidP="00102845"/>
    <w:p w14:paraId="79F57BC3" w14:textId="77777777" w:rsidR="003353F9" w:rsidRDefault="003353F9" w:rsidP="00102845"/>
    <w:p w14:paraId="3211B292" w14:textId="338FF171" w:rsidR="00102845" w:rsidRDefault="006F41F2" w:rsidP="00406822">
      <w:pPr>
        <w:pStyle w:val="PargrafodaLista"/>
        <w:numPr>
          <w:ilvl w:val="0"/>
          <w:numId w:val="15"/>
        </w:numPr>
      </w:pPr>
      <w:r w:rsidRPr="006F41F2">
        <w:rPr>
          <w:b/>
          <w:bCs/>
        </w:rPr>
        <w:t>Setup</w:t>
      </w:r>
      <w:r>
        <w:rPr>
          <w:b/>
          <w:bCs/>
        </w:rPr>
        <w:t xml:space="preserve">: </w:t>
      </w:r>
      <w:proofErr w:type="spellStart"/>
      <w:r>
        <w:t>Reset</w:t>
      </w:r>
      <w:proofErr w:type="spellEnd"/>
      <w:r>
        <w:t xml:space="preserve"> ao mundo</w:t>
      </w:r>
      <w:r w:rsidR="00130F8F">
        <w:t>;</w:t>
      </w:r>
    </w:p>
    <w:p w14:paraId="33D18C1D" w14:textId="342E4C9A" w:rsidR="006F41F2" w:rsidRDefault="006F41F2" w:rsidP="00406822">
      <w:pPr>
        <w:pStyle w:val="PargrafodaLista"/>
        <w:numPr>
          <w:ilvl w:val="0"/>
          <w:numId w:val="15"/>
        </w:numPr>
      </w:pPr>
      <w:proofErr w:type="spellStart"/>
      <w:r>
        <w:rPr>
          <w:b/>
          <w:bCs/>
        </w:rPr>
        <w:t>Go_Once</w:t>
      </w:r>
      <w:proofErr w:type="spellEnd"/>
      <w:r>
        <w:rPr>
          <w:b/>
          <w:bCs/>
        </w:rPr>
        <w:t>:</w:t>
      </w:r>
      <w:r>
        <w:t xml:space="preserve"> </w:t>
      </w:r>
      <w:r w:rsidR="001A34C9">
        <w:t>Os agentes efetuam um movimento</w:t>
      </w:r>
      <w:r w:rsidR="00130F8F">
        <w:t>;</w:t>
      </w:r>
    </w:p>
    <w:p w14:paraId="0F293B9F" w14:textId="6F3D6D89" w:rsidR="001A34C9" w:rsidRDefault="001A34C9" w:rsidP="00406822">
      <w:pPr>
        <w:pStyle w:val="PargrafodaLista"/>
        <w:numPr>
          <w:ilvl w:val="0"/>
          <w:numId w:val="15"/>
        </w:numPr>
      </w:pPr>
      <w:proofErr w:type="spellStart"/>
      <w:r>
        <w:rPr>
          <w:b/>
          <w:bCs/>
        </w:rPr>
        <w:t>Go_N</w:t>
      </w:r>
      <w:proofErr w:type="spellEnd"/>
      <w:r>
        <w:rPr>
          <w:b/>
          <w:bCs/>
        </w:rPr>
        <w:t>:</w:t>
      </w:r>
      <w:r>
        <w:t xml:space="preserve"> Os agentes efetuam N movimentos, sendo N </w:t>
      </w:r>
      <w:r w:rsidR="00A368AE">
        <w:t>adaptável na entrada</w:t>
      </w:r>
      <w:r w:rsidR="00130F8F">
        <w:t>;</w:t>
      </w:r>
    </w:p>
    <w:p w14:paraId="65BC15BD" w14:textId="22A00673" w:rsidR="00A368AE" w:rsidRDefault="00A368AE" w:rsidP="00406822">
      <w:pPr>
        <w:pStyle w:val="PargrafodaLista"/>
        <w:numPr>
          <w:ilvl w:val="0"/>
          <w:numId w:val="15"/>
        </w:numPr>
      </w:pPr>
      <w:proofErr w:type="spellStart"/>
      <w:r>
        <w:rPr>
          <w:b/>
          <w:bCs/>
        </w:rPr>
        <w:t>Go</w:t>
      </w:r>
      <w:proofErr w:type="spellEnd"/>
      <w:r>
        <w:rPr>
          <w:b/>
          <w:bCs/>
        </w:rPr>
        <w:t>:</w:t>
      </w:r>
      <w:r>
        <w:t xml:space="preserve"> Os agentes realizam</w:t>
      </w:r>
      <w:r w:rsidR="00D53F53">
        <w:t xml:space="preserve"> de uma forma continua os seus movimentos</w:t>
      </w:r>
      <w:r w:rsidR="00130F8F">
        <w:t>;</w:t>
      </w:r>
    </w:p>
    <w:p w14:paraId="7E17516F" w14:textId="70242FFC" w:rsidR="00D53F53" w:rsidRDefault="00D53F53" w:rsidP="00406822">
      <w:pPr>
        <w:pStyle w:val="PargrafodaLista"/>
        <w:numPr>
          <w:ilvl w:val="0"/>
          <w:numId w:val="15"/>
        </w:numPr>
        <w:rPr>
          <w:lang w:val="es-ES"/>
        </w:rPr>
      </w:pPr>
      <w:proofErr w:type="spellStart"/>
      <w:r w:rsidRPr="00130F8F">
        <w:rPr>
          <w:b/>
          <w:bCs/>
          <w:lang w:val="es-ES"/>
        </w:rPr>
        <w:t>Cleaner_max_battery</w:t>
      </w:r>
      <w:proofErr w:type="spellEnd"/>
      <w:r w:rsidRPr="00130F8F">
        <w:rPr>
          <w:b/>
          <w:bCs/>
          <w:lang w:val="es-ES"/>
        </w:rPr>
        <w:t>:</w:t>
      </w:r>
      <w:r w:rsidRPr="00130F8F">
        <w:rPr>
          <w:lang w:val="es-ES"/>
        </w:rPr>
        <w:t xml:space="preserve"> </w:t>
      </w:r>
      <w:proofErr w:type="spellStart"/>
      <w:r w:rsidRPr="00130F8F">
        <w:rPr>
          <w:lang w:val="es-ES"/>
        </w:rPr>
        <w:t>Bateria</w:t>
      </w:r>
      <w:proofErr w:type="spellEnd"/>
      <w:r w:rsidRPr="00130F8F">
        <w:rPr>
          <w:lang w:val="es-ES"/>
        </w:rPr>
        <w:t xml:space="preserve"> </w:t>
      </w:r>
      <w:r w:rsidR="006929AD" w:rsidRPr="00130F8F">
        <w:rPr>
          <w:lang w:val="es-ES"/>
        </w:rPr>
        <w:t xml:space="preserve">máxima que o </w:t>
      </w:r>
      <w:proofErr w:type="spellStart"/>
      <w:r w:rsidR="006929AD" w:rsidRPr="00130F8F">
        <w:rPr>
          <w:lang w:val="es-ES"/>
        </w:rPr>
        <w:t>cleaner</w:t>
      </w:r>
      <w:proofErr w:type="spellEnd"/>
      <w:r w:rsidR="006929AD" w:rsidRPr="00130F8F">
        <w:rPr>
          <w:lang w:val="es-ES"/>
        </w:rPr>
        <w:t xml:space="preserve"> </w:t>
      </w:r>
      <w:proofErr w:type="spellStart"/>
      <w:r w:rsidR="00130F8F" w:rsidRPr="00130F8F">
        <w:rPr>
          <w:lang w:val="es-ES"/>
        </w:rPr>
        <w:t>c</w:t>
      </w:r>
      <w:r w:rsidR="00130F8F">
        <w:rPr>
          <w:lang w:val="es-ES"/>
        </w:rPr>
        <w:t>ontém</w:t>
      </w:r>
      <w:proofErr w:type="spellEnd"/>
      <w:r w:rsidR="00130F8F">
        <w:rPr>
          <w:lang w:val="es-ES"/>
        </w:rPr>
        <w:t>;</w:t>
      </w:r>
    </w:p>
    <w:p w14:paraId="2FFC3D36" w14:textId="3751B7F4" w:rsidR="00130F8F" w:rsidRDefault="00130F8F" w:rsidP="00406822">
      <w:pPr>
        <w:pStyle w:val="PargrafodaLista"/>
        <w:numPr>
          <w:ilvl w:val="0"/>
          <w:numId w:val="15"/>
        </w:numPr>
        <w:rPr>
          <w:lang w:val="es-ES"/>
        </w:rPr>
      </w:pPr>
      <w:proofErr w:type="spellStart"/>
      <w:r w:rsidRPr="00130F8F">
        <w:rPr>
          <w:b/>
          <w:bCs/>
          <w:lang w:val="es-ES"/>
        </w:rPr>
        <w:t>Cleaner_max_capacity</w:t>
      </w:r>
      <w:proofErr w:type="spellEnd"/>
      <w:r w:rsidRPr="00130F8F">
        <w:rPr>
          <w:b/>
          <w:bCs/>
          <w:lang w:val="es-ES"/>
        </w:rPr>
        <w:t>:</w:t>
      </w:r>
      <w:r w:rsidRPr="00130F8F">
        <w:rPr>
          <w:lang w:val="es-ES"/>
        </w:rPr>
        <w:t xml:space="preserve"> </w:t>
      </w:r>
      <w:proofErr w:type="spellStart"/>
      <w:r w:rsidRPr="00130F8F">
        <w:rPr>
          <w:lang w:val="es-ES"/>
        </w:rPr>
        <w:t>Capacidade</w:t>
      </w:r>
      <w:proofErr w:type="spellEnd"/>
      <w:r w:rsidRPr="00130F8F">
        <w:rPr>
          <w:lang w:val="es-ES"/>
        </w:rPr>
        <w:t xml:space="preserve"> máxima </w:t>
      </w:r>
      <w:r>
        <w:rPr>
          <w:lang w:val="es-ES"/>
        </w:rPr>
        <w:t xml:space="preserve">que o </w:t>
      </w:r>
      <w:proofErr w:type="spellStart"/>
      <w:r>
        <w:rPr>
          <w:lang w:val="es-ES"/>
        </w:rPr>
        <w:t>cleaner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contém</w:t>
      </w:r>
      <w:proofErr w:type="spellEnd"/>
      <w:r>
        <w:rPr>
          <w:lang w:val="es-ES"/>
        </w:rPr>
        <w:t>;</w:t>
      </w:r>
    </w:p>
    <w:p w14:paraId="1ED5E890" w14:textId="02D78C92" w:rsidR="00130F8F" w:rsidRDefault="00130F8F" w:rsidP="00406822">
      <w:pPr>
        <w:pStyle w:val="PargrafodaLista"/>
        <w:numPr>
          <w:ilvl w:val="0"/>
          <w:numId w:val="15"/>
        </w:numPr>
      </w:pPr>
      <w:proofErr w:type="spellStart"/>
      <w:r w:rsidRPr="00130F8F">
        <w:rPr>
          <w:b/>
          <w:bCs/>
        </w:rPr>
        <w:t>Cleaner_tempo_carregamento</w:t>
      </w:r>
      <w:proofErr w:type="spellEnd"/>
      <w:r w:rsidRPr="00130F8F">
        <w:rPr>
          <w:b/>
          <w:bCs/>
        </w:rPr>
        <w:t>:</w:t>
      </w:r>
      <w:r w:rsidRPr="00130F8F">
        <w:t xml:space="preserve"> </w:t>
      </w:r>
      <w:proofErr w:type="spellStart"/>
      <w:r w:rsidRPr="00130F8F">
        <w:t>Ticks</w:t>
      </w:r>
      <w:proofErr w:type="spellEnd"/>
      <w:r w:rsidRPr="00130F8F">
        <w:t xml:space="preserve"> nece</w:t>
      </w:r>
      <w:r>
        <w:t xml:space="preserve">ssários para carregar </w:t>
      </w:r>
      <w:r w:rsidR="0014327A">
        <w:t xml:space="preserve">o </w:t>
      </w:r>
      <w:proofErr w:type="spellStart"/>
      <w:r w:rsidR="0014327A">
        <w:t>cleaner</w:t>
      </w:r>
      <w:proofErr w:type="spellEnd"/>
      <w:r w:rsidR="0014327A">
        <w:t>;</w:t>
      </w:r>
    </w:p>
    <w:p w14:paraId="3D29ACD0" w14:textId="4EDE1B35" w:rsidR="0014327A" w:rsidRDefault="0014327A" w:rsidP="00406822">
      <w:pPr>
        <w:pStyle w:val="PargrafodaLista"/>
        <w:numPr>
          <w:ilvl w:val="0"/>
          <w:numId w:val="15"/>
        </w:numPr>
      </w:pPr>
      <w:r w:rsidRPr="00F62F85">
        <w:rPr>
          <w:b/>
          <w:bCs/>
        </w:rPr>
        <w:t>Polluter_1_prob_sujar</w:t>
      </w:r>
      <w:r w:rsidR="00F62F85" w:rsidRPr="00F62F85">
        <w:rPr>
          <w:b/>
          <w:bCs/>
        </w:rPr>
        <w:t xml:space="preserve">, Polluter_2_prob_sujar, Polluter_3_prob_sujar: </w:t>
      </w:r>
      <w:r w:rsidR="00F62F85">
        <w:t xml:space="preserve">A probabilidade de cada </w:t>
      </w:r>
      <w:proofErr w:type="spellStart"/>
      <w:r w:rsidR="00F62F85">
        <w:t>polluter</w:t>
      </w:r>
      <w:proofErr w:type="spellEnd"/>
      <w:r w:rsidR="00F62F85">
        <w:t xml:space="preserve"> de poluir</w:t>
      </w:r>
      <w:r w:rsidR="001257D4">
        <w:t>;</w:t>
      </w:r>
    </w:p>
    <w:p w14:paraId="25587307" w14:textId="146A1F42" w:rsidR="00A958EA" w:rsidRDefault="00A958EA" w:rsidP="00406822">
      <w:pPr>
        <w:pStyle w:val="PargrafodaLista"/>
        <w:numPr>
          <w:ilvl w:val="0"/>
          <w:numId w:val="15"/>
        </w:numPr>
      </w:pPr>
      <w:proofErr w:type="spellStart"/>
      <w:r>
        <w:rPr>
          <w:b/>
          <w:bCs/>
        </w:rPr>
        <w:t>Cleaner</w:t>
      </w:r>
      <w:proofErr w:type="spellEnd"/>
      <w:r>
        <w:rPr>
          <w:b/>
          <w:bCs/>
        </w:rPr>
        <w:t xml:space="preserve"> </w:t>
      </w:r>
      <w:r w:rsidRPr="00A958EA">
        <w:rPr>
          <w:b/>
          <w:bCs/>
        </w:rPr>
        <w:t>– Bateria Restante:</w:t>
      </w:r>
      <w:r>
        <w:t xml:space="preserve"> Bateria atual do </w:t>
      </w:r>
      <w:proofErr w:type="spellStart"/>
      <w:r w:rsidR="001257D4">
        <w:t>cleaner</w:t>
      </w:r>
      <w:proofErr w:type="spellEnd"/>
      <w:r w:rsidR="001257D4">
        <w:t>;</w:t>
      </w:r>
    </w:p>
    <w:p w14:paraId="47E3EAAE" w14:textId="39C6A0FD" w:rsidR="001257D4" w:rsidRDefault="001257D4" w:rsidP="00406822">
      <w:pPr>
        <w:pStyle w:val="PargrafodaLista"/>
        <w:numPr>
          <w:ilvl w:val="0"/>
          <w:numId w:val="15"/>
        </w:numPr>
      </w:pPr>
      <w:proofErr w:type="spellStart"/>
      <w:r>
        <w:rPr>
          <w:b/>
          <w:bCs/>
        </w:rPr>
        <w:t>Cleaner</w:t>
      </w:r>
      <w:proofErr w:type="spellEnd"/>
      <w:r>
        <w:rPr>
          <w:b/>
          <w:bCs/>
        </w:rPr>
        <w:t xml:space="preserve"> </w:t>
      </w:r>
      <w:r w:rsidRPr="001257D4">
        <w:rPr>
          <w:b/>
          <w:bCs/>
        </w:rPr>
        <w:t>– Capacidade:</w:t>
      </w:r>
      <w:r>
        <w:t xml:space="preserve"> Capacidade atual do </w:t>
      </w:r>
      <w:proofErr w:type="spellStart"/>
      <w:r>
        <w:t>cleaner</w:t>
      </w:r>
      <w:proofErr w:type="spellEnd"/>
      <w:r>
        <w:t>;</w:t>
      </w:r>
    </w:p>
    <w:p w14:paraId="63BD4FA8" w14:textId="62CC414E" w:rsidR="001257D4" w:rsidRDefault="00BA3830" w:rsidP="00406822">
      <w:pPr>
        <w:pStyle w:val="PargrafodaLista"/>
        <w:numPr>
          <w:ilvl w:val="0"/>
          <w:numId w:val="15"/>
        </w:numPr>
      </w:pPr>
      <w:proofErr w:type="spellStart"/>
      <w:r>
        <w:rPr>
          <w:b/>
          <w:bCs/>
        </w:rPr>
        <w:t>Num_depositos</w:t>
      </w:r>
      <w:proofErr w:type="spellEnd"/>
      <w:r>
        <w:rPr>
          <w:b/>
          <w:bCs/>
        </w:rPr>
        <w:t>:</w:t>
      </w:r>
      <w:r>
        <w:t xml:space="preserve"> </w:t>
      </w:r>
      <w:proofErr w:type="gramStart"/>
      <w:r>
        <w:t>Numero</w:t>
      </w:r>
      <w:proofErr w:type="gramEnd"/>
      <w:r>
        <w:t xml:space="preserve"> de depósitos existente no mundo;</w:t>
      </w:r>
    </w:p>
    <w:p w14:paraId="7A535BC7" w14:textId="7F49C23B" w:rsidR="00BA3830" w:rsidRDefault="00BA3830" w:rsidP="00406822">
      <w:pPr>
        <w:pStyle w:val="PargrafodaLista"/>
        <w:numPr>
          <w:ilvl w:val="0"/>
          <w:numId w:val="15"/>
        </w:numPr>
      </w:pPr>
      <w:r>
        <w:rPr>
          <w:b/>
          <w:bCs/>
        </w:rPr>
        <w:t xml:space="preserve">Contaminação </w:t>
      </w:r>
      <w:proofErr w:type="spellStart"/>
      <w:r>
        <w:rPr>
          <w:b/>
          <w:bCs/>
        </w:rPr>
        <w:t>Vs</w:t>
      </w:r>
      <w:proofErr w:type="spellEnd"/>
      <w:r>
        <w:rPr>
          <w:b/>
          <w:bCs/>
        </w:rPr>
        <w:t xml:space="preserve"> Limpeza:</w:t>
      </w:r>
      <w:r>
        <w:t xml:space="preserve"> </w:t>
      </w:r>
      <w:proofErr w:type="spellStart"/>
      <w:r w:rsidR="00C84411">
        <w:t>Grafico</w:t>
      </w:r>
      <w:proofErr w:type="spellEnd"/>
      <w:r w:rsidR="00C84411">
        <w:t xml:space="preserve"> que mostra o evoluir a contaminação/limpeza do mundo. Exemplo:</w:t>
      </w:r>
    </w:p>
    <w:p w14:paraId="5D6AC23F" w14:textId="77777777" w:rsidR="007C4D5D" w:rsidRDefault="007C4D5D" w:rsidP="007C4D5D">
      <w:pPr>
        <w:pStyle w:val="PargrafodaLista"/>
        <w:keepNext/>
        <w:ind w:left="1287" w:firstLine="0"/>
      </w:pPr>
      <w:r w:rsidRPr="007C4D5D">
        <w:rPr>
          <w:noProof/>
        </w:rPr>
        <w:lastRenderedPageBreak/>
        <w:drawing>
          <wp:inline distT="0" distB="0" distL="0" distR="0" wp14:anchorId="2796158F" wp14:editId="1752744F">
            <wp:extent cx="4934639" cy="3867690"/>
            <wp:effectExtent l="0" t="0" r="0" b="0"/>
            <wp:docPr id="1866905455" name="Imagem 1" descr="Uma imagem com texto, diagrama, Gráfi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05455" name="Imagem 1" descr="Uma imagem com texto, diagrama, Gráfico, fil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7F57" w14:textId="62C1AEB1" w:rsidR="00C84411" w:rsidRPr="003353F9" w:rsidRDefault="007C4D5D" w:rsidP="003353F9">
      <w:pPr>
        <w:pStyle w:val="Legenda"/>
        <w:ind w:left="1134"/>
        <w:rPr>
          <w:sz w:val="18"/>
          <w:szCs w:val="16"/>
        </w:rPr>
      </w:pPr>
      <w:bookmarkStart w:id="20" w:name="_Toc180428665"/>
      <w:r w:rsidRPr="003353F9">
        <w:rPr>
          <w:sz w:val="18"/>
          <w:szCs w:val="16"/>
        </w:rPr>
        <w:t xml:space="preserve">Figura </w:t>
      </w:r>
      <w:r w:rsidRPr="003353F9">
        <w:rPr>
          <w:sz w:val="18"/>
          <w:szCs w:val="16"/>
        </w:rPr>
        <w:fldChar w:fldCharType="begin"/>
      </w:r>
      <w:r w:rsidRPr="003353F9">
        <w:rPr>
          <w:sz w:val="18"/>
          <w:szCs w:val="16"/>
        </w:rPr>
        <w:instrText xml:space="preserve"> SEQ Figura \* ARABIC </w:instrText>
      </w:r>
      <w:r w:rsidRPr="003353F9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2</w:t>
      </w:r>
      <w:r w:rsidRPr="003353F9">
        <w:rPr>
          <w:sz w:val="18"/>
          <w:szCs w:val="16"/>
        </w:rPr>
        <w:fldChar w:fldCharType="end"/>
      </w:r>
      <w:r w:rsidRPr="003353F9">
        <w:rPr>
          <w:sz w:val="18"/>
          <w:szCs w:val="16"/>
        </w:rPr>
        <w:t xml:space="preserve">-&gt; Robot 1: Gráfico Contaminação </w:t>
      </w:r>
      <w:proofErr w:type="spellStart"/>
      <w:r w:rsidRPr="003353F9">
        <w:rPr>
          <w:sz w:val="18"/>
          <w:szCs w:val="16"/>
        </w:rPr>
        <w:t>Vs</w:t>
      </w:r>
      <w:proofErr w:type="spellEnd"/>
      <w:r w:rsidRPr="003353F9">
        <w:rPr>
          <w:sz w:val="18"/>
          <w:szCs w:val="16"/>
        </w:rPr>
        <w:t xml:space="preserve"> Limpeza</w:t>
      </w:r>
      <w:bookmarkEnd w:id="20"/>
    </w:p>
    <w:p w14:paraId="477B8C36" w14:textId="77777777" w:rsidR="00604C51" w:rsidRPr="00F62F85" w:rsidRDefault="00604C51"/>
    <w:p w14:paraId="69BEDC71" w14:textId="77777777" w:rsidR="00604C51" w:rsidRPr="00F62F85" w:rsidRDefault="00604C51"/>
    <w:p w14:paraId="5A1BB94F" w14:textId="77777777" w:rsidR="00604C51" w:rsidRPr="00F62F85" w:rsidRDefault="00604C51"/>
    <w:p w14:paraId="487419DD" w14:textId="51B59F7C" w:rsidR="00821380" w:rsidRPr="00731533" w:rsidRDefault="003C59E3" w:rsidP="00A83655">
      <w:pPr>
        <w:pStyle w:val="Ttulo2"/>
        <w:numPr>
          <w:ilvl w:val="1"/>
          <w:numId w:val="37"/>
        </w:numPr>
      </w:pPr>
      <w:bookmarkStart w:id="21" w:name="_Toc180428651"/>
      <w:r>
        <w:t>Adversidades ultrapassadas durante o projeto</w:t>
      </w:r>
      <w:bookmarkEnd w:id="21"/>
    </w:p>
    <w:p w14:paraId="111CB4AD" w14:textId="186C2A7A" w:rsidR="00821380" w:rsidRPr="00954BA9" w:rsidRDefault="00FF1AA7" w:rsidP="00821380">
      <w:pPr>
        <w:pStyle w:val="PargrafodaLista"/>
        <w:numPr>
          <w:ilvl w:val="0"/>
          <w:numId w:val="16"/>
        </w:numPr>
        <w:rPr>
          <w:sz w:val="24"/>
          <w:szCs w:val="22"/>
        </w:rPr>
      </w:pPr>
      <w:r w:rsidRPr="00954BA9">
        <w:rPr>
          <w:sz w:val="24"/>
          <w:szCs w:val="22"/>
        </w:rPr>
        <w:t>Localização do Robot (</w:t>
      </w:r>
      <w:proofErr w:type="spellStart"/>
      <w:r w:rsidRPr="00954BA9">
        <w:rPr>
          <w:sz w:val="24"/>
          <w:szCs w:val="22"/>
        </w:rPr>
        <w:t>Cleaner</w:t>
      </w:r>
      <w:proofErr w:type="spellEnd"/>
      <w:r w:rsidRPr="00954BA9">
        <w:rPr>
          <w:sz w:val="24"/>
          <w:szCs w:val="22"/>
        </w:rPr>
        <w:t>)</w:t>
      </w:r>
    </w:p>
    <w:p w14:paraId="2A492179" w14:textId="326EBD94" w:rsidR="00FF1AA7" w:rsidRDefault="00FF1AA7" w:rsidP="00881288"/>
    <w:p w14:paraId="7C9CBC88" w14:textId="77777777" w:rsidR="005E686C" w:rsidRDefault="005E686C" w:rsidP="005E686C">
      <w:pPr>
        <w:keepNext/>
      </w:pPr>
      <w:r w:rsidRPr="005E686C">
        <w:rPr>
          <w:noProof/>
        </w:rPr>
        <w:lastRenderedPageBreak/>
        <w:drawing>
          <wp:inline distT="0" distB="0" distL="0" distR="0" wp14:anchorId="5A770E68" wp14:editId="2A453393">
            <wp:extent cx="5133975" cy="2245213"/>
            <wp:effectExtent l="0" t="0" r="0" b="3175"/>
            <wp:docPr id="70083768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37686" name="Imagem 1" descr="Uma imagem com texto, captura de ecrã, Tipo de letra, número&#10;&#10;Descrição gerada automaticamente"/>
                    <pic:cNvPicPr/>
                  </pic:nvPicPr>
                  <pic:blipFill rotWithShape="1">
                    <a:blip r:embed="rId10"/>
                    <a:srcRect t="1373"/>
                    <a:stretch/>
                  </pic:blipFill>
                  <pic:spPr bwMode="auto">
                    <a:xfrm>
                      <a:off x="0" y="0"/>
                      <a:ext cx="5134692" cy="2245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B4DA0" w14:textId="75AED2F5" w:rsidR="00881288" w:rsidRPr="005E686C" w:rsidRDefault="005E686C" w:rsidP="005E686C">
      <w:pPr>
        <w:pStyle w:val="Legenda"/>
        <w:ind w:left="1701"/>
        <w:rPr>
          <w:sz w:val="18"/>
          <w:szCs w:val="18"/>
        </w:rPr>
      </w:pPr>
      <w:bookmarkStart w:id="22" w:name="_Toc180428666"/>
      <w:r w:rsidRPr="005E686C">
        <w:rPr>
          <w:sz w:val="18"/>
          <w:szCs w:val="18"/>
        </w:rPr>
        <w:t xml:space="preserve">Figura </w:t>
      </w:r>
      <w:r w:rsidRPr="005E686C">
        <w:rPr>
          <w:sz w:val="18"/>
          <w:szCs w:val="18"/>
        </w:rPr>
        <w:fldChar w:fldCharType="begin"/>
      </w:r>
      <w:r w:rsidRPr="005E686C">
        <w:rPr>
          <w:sz w:val="18"/>
          <w:szCs w:val="18"/>
        </w:rPr>
        <w:instrText xml:space="preserve"> SEQ Figura \* ARABIC </w:instrText>
      </w:r>
      <w:r w:rsidRPr="005E686C">
        <w:rPr>
          <w:sz w:val="18"/>
          <w:szCs w:val="18"/>
        </w:rPr>
        <w:fldChar w:fldCharType="separate"/>
      </w:r>
      <w:r w:rsidR="004516BA">
        <w:rPr>
          <w:noProof/>
          <w:sz w:val="18"/>
          <w:szCs w:val="18"/>
        </w:rPr>
        <w:t>3</w:t>
      </w:r>
      <w:r w:rsidRPr="005E686C">
        <w:rPr>
          <w:sz w:val="18"/>
          <w:szCs w:val="18"/>
        </w:rPr>
        <w:fldChar w:fldCharType="end"/>
      </w:r>
      <w:r w:rsidRPr="005E686C">
        <w:rPr>
          <w:sz w:val="18"/>
          <w:szCs w:val="18"/>
        </w:rPr>
        <w:t>-&gt; Robot 1:</w:t>
      </w:r>
      <w:r w:rsidRPr="005E686C">
        <w:rPr>
          <w:noProof/>
          <w:sz w:val="18"/>
          <w:szCs w:val="18"/>
        </w:rPr>
        <w:t xml:space="preserve"> </w:t>
      </w:r>
      <w:r w:rsidR="001D4984">
        <w:rPr>
          <w:noProof/>
          <w:sz w:val="18"/>
          <w:szCs w:val="18"/>
        </w:rPr>
        <w:t>Algoritmo de movimentação cleaner</w:t>
      </w:r>
      <w:bookmarkEnd w:id="22"/>
    </w:p>
    <w:p w14:paraId="11DB7A18" w14:textId="77777777" w:rsidR="00881288" w:rsidRDefault="00881288" w:rsidP="00881288">
      <w:r>
        <w:t xml:space="preserve">Para detetar a sua localização o robô recorre ao comando </w:t>
      </w:r>
      <w:proofErr w:type="spellStart"/>
      <w:r w:rsidRPr="00881288">
        <w:rPr>
          <w:b/>
          <w:bCs/>
          <w:i/>
          <w:iCs/>
        </w:rPr>
        <w:t>patch-here</w:t>
      </w:r>
      <w:proofErr w:type="spellEnd"/>
      <w:r>
        <w:t xml:space="preserve">, que devolve ao nosso agente </w:t>
      </w:r>
      <w:proofErr w:type="spellStart"/>
      <w:r w:rsidRPr="00881288">
        <w:rPr>
          <w:i/>
          <w:iCs/>
        </w:rPr>
        <w:t>cleaner</w:t>
      </w:r>
      <w:proofErr w:type="spellEnd"/>
      <w:r>
        <w:t xml:space="preserve"> (robô aspirador) o </w:t>
      </w:r>
      <w:proofErr w:type="spellStart"/>
      <w:r w:rsidRPr="00881288">
        <w:rPr>
          <w:i/>
          <w:iCs/>
        </w:rPr>
        <w:t>patch</w:t>
      </w:r>
      <w:proofErr w:type="spellEnd"/>
      <w:r>
        <w:t xml:space="preserve"> onde este se encontra. </w:t>
      </w:r>
    </w:p>
    <w:p w14:paraId="2BE7A04B" w14:textId="57EFA09C" w:rsidR="00881288" w:rsidRDefault="00881288" w:rsidP="00881288">
      <w:r>
        <w:t xml:space="preserve">Visto que esta abordagem obedece à regra de que o </w:t>
      </w:r>
      <w:proofErr w:type="spellStart"/>
      <w:r w:rsidRPr="00881288">
        <w:rPr>
          <w:i/>
          <w:iCs/>
        </w:rPr>
        <w:t>cleaner</w:t>
      </w:r>
      <w:proofErr w:type="spellEnd"/>
      <w:r>
        <w:t xml:space="preserve"> só pode ter perceção de apenas um </w:t>
      </w:r>
      <w:proofErr w:type="spellStart"/>
      <w:r w:rsidRPr="00881288">
        <w:rPr>
          <w:i/>
          <w:iCs/>
        </w:rPr>
        <w:t>patch</w:t>
      </w:r>
      <w:proofErr w:type="spellEnd"/>
      <w:r w:rsidRPr="00881288">
        <w:rPr>
          <w:i/>
          <w:iCs/>
        </w:rPr>
        <w:t xml:space="preserve"> </w:t>
      </w:r>
      <w:r>
        <w:t>à sua volta (</w:t>
      </w:r>
      <w:r w:rsidRPr="00881288">
        <w:rPr>
          <w:b/>
          <w:bCs/>
        </w:rPr>
        <w:t xml:space="preserve">comando </w:t>
      </w:r>
      <w:proofErr w:type="spellStart"/>
      <w:r w:rsidRPr="00881288">
        <w:rPr>
          <w:b/>
          <w:bCs/>
          <w:i/>
          <w:iCs/>
        </w:rPr>
        <w:t>neighbors</w:t>
      </w:r>
      <w:proofErr w:type="spellEnd"/>
      <w:r>
        <w:t>), pareceu-nos a mais adequada.</w:t>
      </w:r>
    </w:p>
    <w:p w14:paraId="6FFD3236" w14:textId="77777777" w:rsidR="00881288" w:rsidRDefault="00881288" w:rsidP="00881288">
      <w:r>
        <w:t>O nosso agente</w:t>
      </w:r>
      <w:r w:rsidRPr="00881288">
        <w:rPr>
          <w:i/>
          <w:iCs/>
        </w:rPr>
        <w:t xml:space="preserve"> </w:t>
      </w:r>
      <w:proofErr w:type="spellStart"/>
      <w:r w:rsidRPr="00881288">
        <w:rPr>
          <w:i/>
          <w:iCs/>
        </w:rPr>
        <w:t>cleaner</w:t>
      </w:r>
      <w:proofErr w:type="spellEnd"/>
      <w:r>
        <w:t xml:space="preserve"> usa os seguintes comandos chave para determinar onde se encontra e quem são os seus vizinhos:</w:t>
      </w:r>
    </w:p>
    <w:p w14:paraId="5F7C4112" w14:textId="77777777" w:rsidR="00881288" w:rsidRDefault="00881288" w:rsidP="00881288"/>
    <w:p w14:paraId="3CD92854" w14:textId="1EF1593D" w:rsidR="00881288" w:rsidRPr="00881288" w:rsidRDefault="00881288" w:rsidP="00881288">
      <w:pPr>
        <w:rPr>
          <w:b/>
          <w:bCs/>
          <w:lang w:val="en-US"/>
        </w:rPr>
      </w:pPr>
      <w:r w:rsidRPr="00881288">
        <w:rPr>
          <w:b/>
          <w:bCs/>
          <w:lang w:val="en-US"/>
        </w:rPr>
        <w:t xml:space="preserve">Comandos </w:t>
      </w:r>
      <w:proofErr w:type="spellStart"/>
      <w:r w:rsidRPr="00881288">
        <w:rPr>
          <w:b/>
          <w:bCs/>
          <w:lang w:val="en-US"/>
        </w:rPr>
        <w:t>chave</w:t>
      </w:r>
      <w:proofErr w:type="spellEnd"/>
      <w:r>
        <w:rPr>
          <w:b/>
          <w:bCs/>
          <w:lang w:val="en-US"/>
        </w:rPr>
        <w:t>:</w:t>
      </w:r>
    </w:p>
    <w:p w14:paraId="71ED01B8" w14:textId="77777777" w:rsidR="00881288" w:rsidRPr="00881288" w:rsidRDefault="00881288" w:rsidP="00881288">
      <w:pPr>
        <w:pStyle w:val="PargrafodaLista"/>
        <w:numPr>
          <w:ilvl w:val="0"/>
          <w:numId w:val="26"/>
        </w:numPr>
        <w:rPr>
          <w:lang w:val="en-US"/>
        </w:rPr>
      </w:pPr>
      <w:r w:rsidRPr="00881288">
        <w:rPr>
          <w:lang w:val="en-US"/>
        </w:rPr>
        <w:t>patch-here</w:t>
      </w:r>
    </w:p>
    <w:p w14:paraId="2C67DC91" w14:textId="77777777" w:rsidR="00881288" w:rsidRPr="00881288" w:rsidRDefault="00881288" w:rsidP="00881288">
      <w:pPr>
        <w:pStyle w:val="PargrafodaLista"/>
        <w:numPr>
          <w:ilvl w:val="0"/>
          <w:numId w:val="26"/>
        </w:numPr>
        <w:rPr>
          <w:lang w:val="en-US"/>
        </w:rPr>
      </w:pPr>
      <w:r w:rsidRPr="00881288">
        <w:rPr>
          <w:lang w:val="en-US"/>
        </w:rPr>
        <w:t>patch-ahead</w:t>
      </w:r>
    </w:p>
    <w:p w14:paraId="27856FBC" w14:textId="77777777" w:rsidR="00881288" w:rsidRPr="00881288" w:rsidRDefault="00881288" w:rsidP="00881288">
      <w:pPr>
        <w:pStyle w:val="PargrafodaLista"/>
        <w:numPr>
          <w:ilvl w:val="0"/>
          <w:numId w:val="26"/>
        </w:numPr>
        <w:rPr>
          <w:lang w:val="en-US"/>
        </w:rPr>
      </w:pPr>
      <w:r w:rsidRPr="00881288">
        <w:rPr>
          <w:lang w:val="en-US"/>
        </w:rPr>
        <w:t>patch-at-heading-and-distance</w:t>
      </w:r>
    </w:p>
    <w:p w14:paraId="5AECCC0B" w14:textId="451C3698" w:rsidR="00881288" w:rsidRDefault="00881288" w:rsidP="00881288">
      <w:pPr>
        <w:pStyle w:val="PargrafodaLista"/>
        <w:numPr>
          <w:ilvl w:val="0"/>
          <w:numId w:val="26"/>
        </w:numPr>
        <w:rPr>
          <w:lang w:val="en-US"/>
        </w:rPr>
      </w:pPr>
      <w:r w:rsidRPr="00881288">
        <w:rPr>
          <w:lang w:val="en-US"/>
        </w:rPr>
        <w:t>neighbors</w:t>
      </w:r>
    </w:p>
    <w:p w14:paraId="41F0F69C" w14:textId="77777777" w:rsidR="00881288" w:rsidRPr="00881288" w:rsidRDefault="00881288" w:rsidP="00881288">
      <w:pPr>
        <w:rPr>
          <w:lang w:val="en-US"/>
        </w:rPr>
      </w:pPr>
    </w:p>
    <w:p w14:paraId="16A0C94C" w14:textId="1E9F1B0F" w:rsidR="003C59E3" w:rsidRPr="00954BA9" w:rsidRDefault="006C05F2" w:rsidP="00881288">
      <w:pPr>
        <w:pStyle w:val="PargrafodaLista"/>
        <w:numPr>
          <w:ilvl w:val="0"/>
          <w:numId w:val="16"/>
        </w:numPr>
        <w:rPr>
          <w:sz w:val="24"/>
          <w:szCs w:val="22"/>
        </w:rPr>
      </w:pPr>
      <w:r w:rsidRPr="00954BA9">
        <w:rPr>
          <w:sz w:val="24"/>
          <w:szCs w:val="22"/>
        </w:rPr>
        <w:t>Localização dos Contentores:</w:t>
      </w:r>
    </w:p>
    <w:p w14:paraId="48315766" w14:textId="2A4F175D" w:rsidR="006C05F2" w:rsidRPr="0077480A" w:rsidRDefault="00126276" w:rsidP="006C05F2">
      <w:pPr>
        <w:pStyle w:val="PargrafodaLista"/>
        <w:numPr>
          <w:ilvl w:val="0"/>
          <w:numId w:val="18"/>
        </w:numPr>
        <w:rPr>
          <w:b/>
          <w:bCs/>
          <w:sz w:val="28"/>
          <w:szCs w:val="24"/>
        </w:rPr>
      </w:pPr>
      <w:r>
        <w:t xml:space="preserve">Numa fase inicial, o </w:t>
      </w:r>
      <w:proofErr w:type="spellStart"/>
      <w:r>
        <w:t>clean</w:t>
      </w:r>
      <w:r w:rsidR="00D86E12">
        <w:t>e</w:t>
      </w:r>
      <w:r>
        <w:t>r</w:t>
      </w:r>
      <w:proofErr w:type="spellEnd"/>
      <w:r>
        <w:t xml:space="preserve"> vai ter o modo mapeamento ativado, que serve para localizar todos os contentores existentes, que são todos os </w:t>
      </w:r>
      <w:proofErr w:type="spellStart"/>
      <w:r>
        <w:rPr>
          <w:i/>
          <w:iCs/>
        </w:rPr>
        <w:t>patche</w:t>
      </w:r>
      <w:r w:rsidR="0057030D">
        <w:rPr>
          <w:i/>
          <w:iCs/>
        </w:rPr>
        <w:t>s-here</w:t>
      </w:r>
      <w:proofErr w:type="spellEnd"/>
      <w:r w:rsidR="0057030D">
        <w:rPr>
          <w:i/>
          <w:iCs/>
        </w:rPr>
        <w:t xml:space="preserve"> </w:t>
      </w:r>
      <w:r w:rsidR="0057030D">
        <w:t xml:space="preserve">que se encontrem com o </w:t>
      </w:r>
      <w:proofErr w:type="spellStart"/>
      <w:r w:rsidR="0057030D">
        <w:rPr>
          <w:i/>
          <w:iCs/>
        </w:rPr>
        <w:t>pcolor</w:t>
      </w:r>
      <w:proofErr w:type="spellEnd"/>
      <w:r w:rsidR="0057030D">
        <w:rPr>
          <w:i/>
          <w:iCs/>
        </w:rPr>
        <w:t xml:space="preserve"> = </w:t>
      </w:r>
      <w:proofErr w:type="spellStart"/>
      <w:r w:rsidR="0057030D">
        <w:rPr>
          <w:i/>
          <w:iCs/>
        </w:rPr>
        <w:t>blue</w:t>
      </w:r>
      <w:proofErr w:type="spellEnd"/>
      <w:r w:rsidR="00544D2F">
        <w:t>;</w:t>
      </w:r>
    </w:p>
    <w:p w14:paraId="0A281BF2" w14:textId="77777777" w:rsidR="00C461EF" w:rsidRDefault="00C461EF" w:rsidP="008D4706">
      <w:pPr>
        <w:pStyle w:val="PargrafodaLista"/>
        <w:keepNext/>
        <w:ind w:left="1494" w:firstLine="0"/>
        <w:jc w:val="center"/>
      </w:pPr>
      <w:r w:rsidRPr="00C461EF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5F582A18" wp14:editId="75D4CB38">
            <wp:extent cx="3581400" cy="3052421"/>
            <wp:effectExtent l="0" t="0" r="0" b="0"/>
            <wp:docPr id="17281961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9618" name="Imagem 1" descr="Uma imagem com texto, captura de ecrã, Tipo de letr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2356" cy="306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5D6F" w14:textId="3369B811" w:rsidR="0077480A" w:rsidRPr="003353F9" w:rsidRDefault="00C461EF" w:rsidP="003353F9">
      <w:pPr>
        <w:pStyle w:val="Legenda"/>
        <w:ind w:left="2268"/>
        <w:rPr>
          <w:bCs/>
        </w:rPr>
      </w:pPr>
      <w:bookmarkStart w:id="23" w:name="_Toc180428667"/>
      <w:r w:rsidRPr="003353F9">
        <w:rPr>
          <w:sz w:val="18"/>
          <w:szCs w:val="16"/>
        </w:rPr>
        <w:t xml:space="preserve">Figura </w:t>
      </w:r>
      <w:r w:rsidRPr="003353F9">
        <w:rPr>
          <w:sz w:val="18"/>
          <w:szCs w:val="16"/>
        </w:rPr>
        <w:fldChar w:fldCharType="begin"/>
      </w:r>
      <w:r w:rsidRPr="003353F9">
        <w:rPr>
          <w:sz w:val="18"/>
          <w:szCs w:val="16"/>
        </w:rPr>
        <w:instrText xml:space="preserve"> SEQ Figura \* ARABIC </w:instrText>
      </w:r>
      <w:r w:rsidRPr="003353F9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4</w:t>
      </w:r>
      <w:r w:rsidRPr="003353F9">
        <w:rPr>
          <w:sz w:val="18"/>
          <w:szCs w:val="16"/>
        </w:rPr>
        <w:fldChar w:fldCharType="end"/>
      </w:r>
      <w:r w:rsidRPr="003353F9">
        <w:rPr>
          <w:sz w:val="18"/>
          <w:szCs w:val="16"/>
        </w:rPr>
        <w:t xml:space="preserve">-&gt; Robot 1: Função </w:t>
      </w:r>
      <w:proofErr w:type="spellStart"/>
      <w:r w:rsidRPr="003353F9">
        <w:rPr>
          <w:sz w:val="18"/>
          <w:szCs w:val="16"/>
        </w:rPr>
        <w:t>Modo_Map</w:t>
      </w:r>
      <w:bookmarkEnd w:id="23"/>
      <w:proofErr w:type="spellEnd"/>
    </w:p>
    <w:p w14:paraId="315BE9C8" w14:textId="333155E5" w:rsidR="00D86E12" w:rsidRPr="00AB258E" w:rsidRDefault="0097493C" w:rsidP="006C05F2">
      <w:pPr>
        <w:pStyle w:val="PargrafodaLista"/>
        <w:numPr>
          <w:ilvl w:val="0"/>
          <w:numId w:val="18"/>
        </w:numPr>
        <w:rPr>
          <w:b/>
          <w:bCs/>
          <w:sz w:val="28"/>
          <w:szCs w:val="24"/>
        </w:rPr>
      </w:pPr>
      <w:r>
        <w:t>Quando chega ao limite superior, ele começa o processo de limpeza;</w:t>
      </w:r>
    </w:p>
    <w:p w14:paraId="7A1087B5" w14:textId="6452AE44" w:rsidR="00AB258E" w:rsidRPr="0097493C" w:rsidRDefault="00AB258E" w:rsidP="006C05F2">
      <w:pPr>
        <w:pStyle w:val="PargrafodaLista"/>
        <w:numPr>
          <w:ilvl w:val="0"/>
          <w:numId w:val="18"/>
        </w:numPr>
        <w:rPr>
          <w:b/>
          <w:bCs/>
          <w:sz w:val="28"/>
          <w:szCs w:val="24"/>
        </w:rPr>
      </w:pPr>
      <w:r>
        <w:t xml:space="preserve">Quando o </w:t>
      </w:r>
      <w:proofErr w:type="spellStart"/>
      <w:r>
        <w:t>cleaner</w:t>
      </w:r>
      <w:proofErr w:type="spellEnd"/>
      <w:r>
        <w:t xml:space="preserve"> precisar de </w:t>
      </w:r>
      <w:r w:rsidR="003324A0">
        <w:t xml:space="preserve">descarregar os detritos, ele calcula, na lista </w:t>
      </w:r>
      <w:r w:rsidR="003324A0">
        <w:rPr>
          <w:b/>
          <w:bCs/>
        </w:rPr>
        <w:t>depósitos</w:t>
      </w:r>
      <w:r w:rsidR="0077480A">
        <w:t xml:space="preserve">, procura as coordenadas mais próximas à localização atual do </w:t>
      </w:r>
      <w:proofErr w:type="spellStart"/>
      <w:r w:rsidR="0077480A">
        <w:t>cleaner</w:t>
      </w:r>
      <w:proofErr w:type="spellEnd"/>
      <w:r w:rsidR="0077480A">
        <w:t>.</w:t>
      </w:r>
    </w:p>
    <w:p w14:paraId="12FD857C" w14:textId="77777777" w:rsidR="008D4706" w:rsidRDefault="008D4706" w:rsidP="008D4706">
      <w:pPr>
        <w:pStyle w:val="PargrafodaLista"/>
        <w:keepNext/>
        <w:ind w:left="1494" w:firstLine="0"/>
        <w:jc w:val="center"/>
      </w:pPr>
      <w:r w:rsidRPr="008D4706">
        <w:rPr>
          <w:b/>
          <w:bCs/>
          <w:noProof/>
          <w:sz w:val="28"/>
          <w:szCs w:val="24"/>
        </w:rPr>
        <w:drawing>
          <wp:inline distT="0" distB="0" distL="0" distR="0" wp14:anchorId="21B40E1E" wp14:editId="7D9BBF5A">
            <wp:extent cx="3485407" cy="2255520"/>
            <wp:effectExtent l="0" t="0" r="1270" b="0"/>
            <wp:docPr id="93804314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43144" name="Imagem 1" descr="Uma imagem com texto, captura de ecrã, Tipo de letra, númer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9128" cy="22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A1D2" w14:textId="36ADED83" w:rsidR="0097493C" w:rsidRPr="003353F9" w:rsidRDefault="008D4706" w:rsidP="003353F9">
      <w:pPr>
        <w:pStyle w:val="Legenda"/>
        <w:ind w:left="1701"/>
        <w:rPr>
          <w:bCs/>
        </w:rPr>
      </w:pPr>
      <w:bookmarkStart w:id="24" w:name="_Toc180428668"/>
      <w:r w:rsidRPr="003353F9">
        <w:rPr>
          <w:sz w:val="18"/>
          <w:szCs w:val="16"/>
        </w:rPr>
        <w:t xml:space="preserve">Figura </w:t>
      </w:r>
      <w:r w:rsidRPr="003353F9">
        <w:rPr>
          <w:sz w:val="18"/>
          <w:szCs w:val="16"/>
        </w:rPr>
        <w:fldChar w:fldCharType="begin"/>
      </w:r>
      <w:r w:rsidRPr="003353F9">
        <w:rPr>
          <w:sz w:val="18"/>
          <w:szCs w:val="16"/>
        </w:rPr>
        <w:instrText xml:space="preserve"> SEQ Figura \* ARABIC </w:instrText>
      </w:r>
      <w:r w:rsidRPr="003353F9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5</w:t>
      </w:r>
      <w:r w:rsidRPr="003353F9">
        <w:rPr>
          <w:sz w:val="18"/>
          <w:szCs w:val="16"/>
        </w:rPr>
        <w:fldChar w:fldCharType="end"/>
      </w:r>
      <w:r w:rsidRPr="003353F9">
        <w:rPr>
          <w:sz w:val="18"/>
          <w:szCs w:val="16"/>
        </w:rPr>
        <w:t>-&gt; Robot 1: Algoritmo de procura</w:t>
      </w:r>
      <w:r w:rsidR="00BC0A1D" w:rsidRPr="003353F9">
        <w:rPr>
          <w:sz w:val="18"/>
          <w:szCs w:val="16"/>
        </w:rPr>
        <w:t xml:space="preserve"> o deposito</w:t>
      </w:r>
      <w:r w:rsidRPr="003353F9">
        <w:rPr>
          <w:sz w:val="18"/>
          <w:szCs w:val="16"/>
        </w:rPr>
        <w:t xml:space="preserve"> mais pr</w:t>
      </w:r>
      <w:r w:rsidR="00BC0A1D" w:rsidRPr="003353F9">
        <w:rPr>
          <w:sz w:val="18"/>
          <w:szCs w:val="16"/>
        </w:rPr>
        <w:t>ó</w:t>
      </w:r>
      <w:r w:rsidRPr="003353F9">
        <w:rPr>
          <w:sz w:val="18"/>
          <w:szCs w:val="16"/>
        </w:rPr>
        <w:t>xim</w:t>
      </w:r>
      <w:r w:rsidR="00BC0A1D" w:rsidRPr="003353F9">
        <w:rPr>
          <w:sz w:val="18"/>
          <w:szCs w:val="16"/>
        </w:rPr>
        <w:t>o</w:t>
      </w:r>
      <w:bookmarkEnd w:id="24"/>
    </w:p>
    <w:p w14:paraId="75314021" w14:textId="59943770" w:rsidR="00544D2F" w:rsidRPr="001B2989" w:rsidRDefault="00544D2F" w:rsidP="006C05F2">
      <w:pPr>
        <w:pStyle w:val="PargrafodaLista"/>
        <w:numPr>
          <w:ilvl w:val="0"/>
          <w:numId w:val="18"/>
        </w:numPr>
        <w:rPr>
          <w:b/>
          <w:bCs/>
          <w:sz w:val="28"/>
          <w:szCs w:val="24"/>
        </w:rPr>
      </w:pPr>
      <w:r>
        <w:t xml:space="preserve">Caso o utilizador </w:t>
      </w:r>
      <w:r w:rsidR="000B07D4">
        <w:t xml:space="preserve">queira mudar </w:t>
      </w:r>
      <w:r w:rsidR="00AB258E">
        <w:t xml:space="preserve">o número de contentores, </w:t>
      </w:r>
      <w:r w:rsidR="000C4A90">
        <w:t xml:space="preserve">o </w:t>
      </w:r>
      <w:proofErr w:type="spellStart"/>
      <w:r w:rsidR="000C4A90">
        <w:t>cleaner</w:t>
      </w:r>
      <w:proofErr w:type="spellEnd"/>
      <w:r w:rsidR="000C4A90">
        <w:t xml:space="preserve"> </w:t>
      </w:r>
      <w:r w:rsidR="0043389A">
        <w:t>continua a mapear caso encontre um</w:t>
      </w:r>
      <w:r w:rsidR="0043389A" w:rsidRPr="0043389A">
        <w:rPr>
          <w:i/>
          <w:iCs/>
        </w:rPr>
        <w:t xml:space="preserve"> </w:t>
      </w:r>
      <w:proofErr w:type="spellStart"/>
      <w:r w:rsidR="0043389A" w:rsidRPr="0043389A">
        <w:rPr>
          <w:i/>
          <w:iCs/>
        </w:rPr>
        <w:t>patch</w:t>
      </w:r>
      <w:proofErr w:type="spellEnd"/>
      <w:r w:rsidR="0043389A">
        <w:rPr>
          <w:i/>
          <w:iCs/>
        </w:rPr>
        <w:t xml:space="preserve"> </w:t>
      </w:r>
      <w:r w:rsidR="0043389A">
        <w:t xml:space="preserve">de cor </w:t>
      </w:r>
      <w:proofErr w:type="spellStart"/>
      <w:r w:rsidR="0043389A" w:rsidRPr="0043389A">
        <w:rPr>
          <w:i/>
          <w:iCs/>
        </w:rPr>
        <w:t>blu</w:t>
      </w:r>
      <w:r w:rsidR="0043389A">
        <w:rPr>
          <w:i/>
          <w:iCs/>
        </w:rPr>
        <w:t>e</w:t>
      </w:r>
      <w:proofErr w:type="spellEnd"/>
      <w:r w:rsidR="0043389A">
        <w:rPr>
          <w:i/>
          <w:iCs/>
        </w:rPr>
        <w:t>.</w:t>
      </w:r>
      <w:r w:rsidR="0043389A">
        <w:t xml:space="preserve"> Caso </w:t>
      </w:r>
      <w:r w:rsidR="00BC0A1D">
        <w:t xml:space="preserve">o </w:t>
      </w:r>
      <w:proofErr w:type="spellStart"/>
      <w:r w:rsidR="00BC0A1D">
        <w:t>cleaner</w:t>
      </w:r>
      <w:proofErr w:type="spellEnd"/>
      <w:r w:rsidR="00BC0A1D">
        <w:t xml:space="preserve"> se desloque a um </w:t>
      </w:r>
      <w:r w:rsidR="000736B5">
        <w:t>sítio</w:t>
      </w:r>
      <w:r w:rsidR="00BC0A1D">
        <w:t xml:space="preserve"> que deveria conte</w:t>
      </w:r>
      <w:r w:rsidR="000736B5">
        <w:t>r</w:t>
      </w:r>
      <w:r w:rsidR="00BC0A1D">
        <w:t xml:space="preserve"> um deposito e esse</w:t>
      </w:r>
      <w:r w:rsidR="000736B5">
        <w:t xml:space="preserve"> </w:t>
      </w:r>
      <w:proofErr w:type="spellStart"/>
      <w:r w:rsidR="000736B5" w:rsidRPr="000736B5">
        <w:rPr>
          <w:i/>
          <w:iCs/>
        </w:rPr>
        <w:t>patch</w:t>
      </w:r>
      <w:proofErr w:type="spellEnd"/>
      <w:r w:rsidR="00BC0A1D" w:rsidRPr="000736B5">
        <w:rPr>
          <w:i/>
          <w:iCs/>
        </w:rPr>
        <w:t xml:space="preserve"> </w:t>
      </w:r>
      <w:r w:rsidR="000736B5">
        <w:t xml:space="preserve">não </w:t>
      </w:r>
      <w:r w:rsidR="001B2989">
        <w:t>tiver com a cor devida, essa coordenada é removida da lista de depósitos</w:t>
      </w:r>
      <w:r w:rsidR="003353F9">
        <w:t>.</w:t>
      </w:r>
    </w:p>
    <w:p w14:paraId="0E082CB4" w14:textId="77777777" w:rsidR="00E17DF5" w:rsidRDefault="00E17DF5" w:rsidP="00E17DF5">
      <w:pPr>
        <w:pStyle w:val="PargrafodaLista"/>
        <w:keepNext/>
        <w:ind w:left="1494" w:firstLine="0"/>
      </w:pPr>
      <w:r w:rsidRPr="00E17DF5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237C5A63" wp14:editId="3FA65524">
            <wp:extent cx="4932680" cy="1398753"/>
            <wp:effectExtent l="0" t="0" r="1270" b="0"/>
            <wp:docPr id="511397916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97916" name="Imagem 1" descr="Uma imagem com texto, captura de ecrã, Tipo de letra, fil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4173" cy="14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A2D2" w14:textId="67833FA1" w:rsidR="001B2989" w:rsidRPr="005E686C" w:rsidRDefault="00E17DF5" w:rsidP="00E17DF5">
      <w:pPr>
        <w:pStyle w:val="Legenda"/>
        <w:ind w:left="1701"/>
        <w:rPr>
          <w:bCs/>
        </w:rPr>
      </w:pPr>
      <w:bookmarkStart w:id="25" w:name="_Toc180428669"/>
      <w:r w:rsidRPr="005E686C">
        <w:rPr>
          <w:sz w:val="18"/>
          <w:szCs w:val="16"/>
        </w:rPr>
        <w:t xml:space="preserve">Figura </w:t>
      </w:r>
      <w:r w:rsidR="003353F9" w:rsidRPr="005E686C">
        <w:rPr>
          <w:sz w:val="18"/>
          <w:szCs w:val="16"/>
        </w:rPr>
        <w:fldChar w:fldCharType="begin"/>
      </w:r>
      <w:r w:rsidR="003353F9" w:rsidRPr="005E686C">
        <w:rPr>
          <w:sz w:val="18"/>
          <w:szCs w:val="16"/>
        </w:rPr>
        <w:instrText xml:space="preserve"> SEQ Figura \* ARABIC </w:instrText>
      </w:r>
      <w:r w:rsidR="003353F9" w:rsidRPr="005E686C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6</w:t>
      </w:r>
      <w:r w:rsidR="003353F9" w:rsidRPr="005E686C">
        <w:rPr>
          <w:noProof/>
          <w:sz w:val="18"/>
          <w:szCs w:val="16"/>
        </w:rPr>
        <w:fldChar w:fldCharType="end"/>
      </w:r>
      <w:r w:rsidRPr="005E686C">
        <w:rPr>
          <w:sz w:val="18"/>
          <w:szCs w:val="16"/>
        </w:rPr>
        <w:t>-&gt; Robot 1: Remover deposito já não existente</w:t>
      </w:r>
      <w:bookmarkEnd w:id="25"/>
    </w:p>
    <w:p w14:paraId="7AAE3257" w14:textId="79EB8B45" w:rsidR="0043389A" w:rsidRPr="00954BA9" w:rsidRDefault="002D7C1C" w:rsidP="00FA53BC">
      <w:pPr>
        <w:pStyle w:val="PargrafodaLista"/>
        <w:numPr>
          <w:ilvl w:val="0"/>
          <w:numId w:val="16"/>
        </w:numPr>
        <w:rPr>
          <w:sz w:val="28"/>
          <w:szCs w:val="24"/>
        </w:rPr>
      </w:pPr>
      <w:r w:rsidRPr="00954BA9">
        <w:rPr>
          <w:sz w:val="24"/>
          <w:szCs w:val="22"/>
        </w:rPr>
        <w:t>Posto de Carregamento</w:t>
      </w:r>
    </w:p>
    <w:p w14:paraId="3D0272B6" w14:textId="29DEE832" w:rsidR="002D7C1C" w:rsidRPr="00E74100" w:rsidRDefault="002D7C1C" w:rsidP="002D7C1C">
      <w:pPr>
        <w:pStyle w:val="PargrafodaLista"/>
        <w:numPr>
          <w:ilvl w:val="0"/>
          <w:numId w:val="18"/>
        </w:numPr>
        <w:rPr>
          <w:b/>
          <w:bCs/>
          <w:sz w:val="28"/>
          <w:szCs w:val="24"/>
        </w:rPr>
      </w:pPr>
      <w:r>
        <w:t xml:space="preserve">O posto de carregamento encontra se no canto </w:t>
      </w:r>
      <w:r w:rsidR="00E74100">
        <w:t>inferior esquerdo</w:t>
      </w:r>
      <w:r w:rsidR="003353F9">
        <w:t>;</w:t>
      </w:r>
    </w:p>
    <w:p w14:paraId="60398367" w14:textId="069D873B" w:rsidR="00E74100" w:rsidRPr="003353F9" w:rsidRDefault="00E74100" w:rsidP="002D7C1C">
      <w:pPr>
        <w:pStyle w:val="PargrafodaLista"/>
        <w:numPr>
          <w:ilvl w:val="0"/>
          <w:numId w:val="18"/>
        </w:numPr>
        <w:rPr>
          <w:b/>
          <w:bCs/>
          <w:sz w:val="28"/>
          <w:szCs w:val="24"/>
        </w:rPr>
      </w:pPr>
      <w:r>
        <w:t xml:space="preserve">O </w:t>
      </w:r>
      <w:proofErr w:type="spellStart"/>
      <w:r>
        <w:t>Cleaner</w:t>
      </w:r>
      <w:proofErr w:type="spellEnd"/>
      <w:r>
        <w:t xml:space="preserve"> só se desloca para o posto de carregamento só </w:t>
      </w:r>
      <w:r w:rsidR="003353F9">
        <w:t>quando faltar 50 movimentos;</w:t>
      </w:r>
    </w:p>
    <w:p w14:paraId="7B491ACE" w14:textId="77777777" w:rsidR="003353F9" w:rsidRDefault="003353F9" w:rsidP="003353F9">
      <w:pPr>
        <w:pStyle w:val="PargrafodaLista"/>
        <w:keepNext/>
        <w:ind w:left="1494" w:firstLine="0"/>
      </w:pPr>
      <w:r w:rsidRPr="003353F9">
        <w:rPr>
          <w:b/>
          <w:bCs/>
          <w:noProof/>
          <w:sz w:val="28"/>
          <w:szCs w:val="24"/>
        </w:rPr>
        <w:drawing>
          <wp:inline distT="0" distB="0" distL="0" distR="0" wp14:anchorId="1A795069" wp14:editId="34C2590A">
            <wp:extent cx="5054600" cy="718963"/>
            <wp:effectExtent l="0" t="0" r="0" b="5080"/>
            <wp:docPr id="1487484229" name="Imagem 1" descr="Uma imagem com texto, Tipo de letra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84229" name="Imagem 1" descr="Uma imagem com texto, Tipo de letra, file, captura de ecrã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4324" cy="72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0E9B" w14:textId="14F57B64" w:rsidR="003353F9" w:rsidRPr="003353F9" w:rsidRDefault="003353F9" w:rsidP="003353F9">
      <w:pPr>
        <w:pStyle w:val="Legenda"/>
        <w:ind w:left="1287" w:firstLine="207"/>
        <w:rPr>
          <w:bCs/>
        </w:rPr>
      </w:pPr>
      <w:bookmarkStart w:id="26" w:name="_Toc180428670"/>
      <w:r w:rsidRPr="003353F9">
        <w:rPr>
          <w:sz w:val="18"/>
          <w:szCs w:val="16"/>
        </w:rPr>
        <w:t xml:space="preserve">Figura </w:t>
      </w:r>
      <w:r w:rsidRPr="003353F9">
        <w:rPr>
          <w:sz w:val="18"/>
          <w:szCs w:val="16"/>
        </w:rPr>
        <w:fldChar w:fldCharType="begin"/>
      </w:r>
      <w:r w:rsidRPr="003353F9">
        <w:rPr>
          <w:sz w:val="18"/>
          <w:szCs w:val="16"/>
        </w:rPr>
        <w:instrText xml:space="preserve"> SEQ Figura \* ARABIC </w:instrText>
      </w:r>
      <w:r w:rsidRPr="003353F9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7</w:t>
      </w:r>
      <w:r w:rsidRPr="003353F9">
        <w:rPr>
          <w:sz w:val="18"/>
          <w:szCs w:val="16"/>
        </w:rPr>
        <w:fldChar w:fldCharType="end"/>
      </w:r>
      <w:r w:rsidRPr="003353F9">
        <w:rPr>
          <w:sz w:val="18"/>
          <w:szCs w:val="16"/>
        </w:rPr>
        <w:t>-&gt; Robot 1: Verificação e deslocação para posto de carregamento</w:t>
      </w:r>
      <w:bookmarkEnd w:id="26"/>
    </w:p>
    <w:p w14:paraId="543D8FD2" w14:textId="34D9BECC" w:rsidR="00872D33" w:rsidRDefault="00EF6846" w:rsidP="00EF6846">
      <w:pPr>
        <w:pStyle w:val="PargrafodaLista"/>
        <w:numPr>
          <w:ilvl w:val="0"/>
          <w:numId w:val="21"/>
        </w:numPr>
      </w:pPr>
      <w:r>
        <w:t xml:space="preserve">O </w:t>
      </w:r>
      <w:proofErr w:type="spellStart"/>
      <w:r>
        <w:t>Clenear</w:t>
      </w:r>
      <w:proofErr w:type="spellEnd"/>
      <w:r>
        <w:t xml:space="preserve">, após o número de </w:t>
      </w:r>
      <w:proofErr w:type="spellStart"/>
      <w:r w:rsidR="00B5203E">
        <w:t>ticks</w:t>
      </w:r>
      <w:proofErr w:type="spellEnd"/>
      <w:r w:rsidR="00B5203E">
        <w:t xml:space="preserve"> de carregamento, volta para o local onde estava a limpar.</w:t>
      </w:r>
    </w:p>
    <w:p w14:paraId="24267CDC" w14:textId="1D4BDB1B" w:rsidR="00872D33" w:rsidRDefault="00872D33" w:rsidP="005E4212">
      <w:pPr>
        <w:ind w:firstLine="0"/>
        <w:rPr>
          <w:b/>
          <w:bCs/>
          <w:sz w:val="28"/>
          <w:szCs w:val="24"/>
        </w:rPr>
      </w:pPr>
    </w:p>
    <w:p w14:paraId="3CC2C304" w14:textId="77777777" w:rsidR="0057094D" w:rsidRDefault="0057094D" w:rsidP="005E4212">
      <w:pPr>
        <w:ind w:firstLine="0"/>
        <w:rPr>
          <w:b/>
          <w:bCs/>
          <w:sz w:val="28"/>
          <w:szCs w:val="24"/>
        </w:rPr>
      </w:pPr>
    </w:p>
    <w:p w14:paraId="6964F720" w14:textId="77777777" w:rsidR="0057094D" w:rsidRDefault="0057094D" w:rsidP="005E4212">
      <w:pPr>
        <w:ind w:firstLine="0"/>
        <w:rPr>
          <w:b/>
          <w:bCs/>
          <w:sz w:val="28"/>
          <w:szCs w:val="24"/>
        </w:rPr>
      </w:pPr>
    </w:p>
    <w:p w14:paraId="6A0A3227" w14:textId="77777777" w:rsidR="0057094D" w:rsidRDefault="0057094D" w:rsidP="005E4212">
      <w:pPr>
        <w:ind w:firstLine="0"/>
        <w:rPr>
          <w:b/>
          <w:bCs/>
          <w:sz w:val="28"/>
          <w:szCs w:val="24"/>
        </w:rPr>
      </w:pPr>
    </w:p>
    <w:p w14:paraId="2ABF31F7" w14:textId="77777777" w:rsidR="0057094D" w:rsidRDefault="0057094D" w:rsidP="005E4212">
      <w:pPr>
        <w:ind w:firstLine="0"/>
        <w:rPr>
          <w:b/>
          <w:bCs/>
          <w:sz w:val="28"/>
          <w:szCs w:val="24"/>
        </w:rPr>
      </w:pPr>
    </w:p>
    <w:p w14:paraId="788AF6E9" w14:textId="77777777" w:rsidR="0057094D" w:rsidRDefault="0057094D" w:rsidP="005E4212">
      <w:pPr>
        <w:ind w:firstLine="0"/>
        <w:rPr>
          <w:b/>
          <w:bCs/>
          <w:sz w:val="28"/>
          <w:szCs w:val="24"/>
        </w:rPr>
      </w:pPr>
    </w:p>
    <w:p w14:paraId="13B776B3" w14:textId="77777777" w:rsidR="0057094D" w:rsidRDefault="0057094D" w:rsidP="005E4212">
      <w:pPr>
        <w:ind w:firstLine="0"/>
        <w:rPr>
          <w:b/>
          <w:bCs/>
          <w:sz w:val="28"/>
          <w:szCs w:val="24"/>
        </w:rPr>
      </w:pPr>
    </w:p>
    <w:p w14:paraId="329D44AA" w14:textId="77777777" w:rsidR="0057094D" w:rsidRDefault="0057094D" w:rsidP="005E4212">
      <w:pPr>
        <w:ind w:firstLine="0"/>
        <w:rPr>
          <w:b/>
          <w:bCs/>
          <w:sz w:val="28"/>
          <w:szCs w:val="24"/>
        </w:rPr>
      </w:pPr>
    </w:p>
    <w:p w14:paraId="5659983A" w14:textId="77777777" w:rsidR="005B0A57" w:rsidRDefault="005B0A57" w:rsidP="005E4212">
      <w:pPr>
        <w:ind w:firstLine="0"/>
        <w:rPr>
          <w:b/>
          <w:bCs/>
          <w:sz w:val="28"/>
          <w:szCs w:val="24"/>
        </w:rPr>
      </w:pPr>
    </w:p>
    <w:p w14:paraId="7F4B6816" w14:textId="77777777" w:rsidR="005B0A57" w:rsidRDefault="005B0A57" w:rsidP="005E4212">
      <w:pPr>
        <w:ind w:firstLine="0"/>
        <w:rPr>
          <w:b/>
          <w:bCs/>
          <w:sz w:val="28"/>
          <w:szCs w:val="24"/>
        </w:rPr>
      </w:pPr>
    </w:p>
    <w:p w14:paraId="4A504244" w14:textId="38F03B31" w:rsidR="005B0A57" w:rsidRDefault="005B0A57" w:rsidP="00A83655">
      <w:pPr>
        <w:pStyle w:val="Ttulo2"/>
        <w:numPr>
          <w:ilvl w:val="1"/>
          <w:numId w:val="37"/>
        </w:numPr>
      </w:pPr>
      <w:bookmarkStart w:id="27" w:name="_Toc180428652"/>
      <w:r>
        <w:lastRenderedPageBreak/>
        <w:t>Simulação</w:t>
      </w:r>
      <w:r w:rsidR="00E86F9E">
        <w:t xml:space="preserve"> 1</w:t>
      </w:r>
      <w:bookmarkEnd w:id="27"/>
    </w:p>
    <w:p w14:paraId="6E82C08F" w14:textId="77777777" w:rsidR="00D43C9E" w:rsidRDefault="00D43C9E" w:rsidP="00D43C9E">
      <w:pPr>
        <w:keepNext/>
      </w:pPr>
      <w:r w:rsidRPr="00D43C9E">
        <w:rPr>
          <w:noProof/>
        </w:rPr>
        <w:drawing>
          <wp:inline distT="0" distB="0" distL="0" distR="0" wp14:anchorId="2E0ABA42" wp14:editId="690CE448">
            <wp:extent cx="5580380" cy="2192020"/>
            <wp:effectExtent l="0" t="0" r="1270" b="0"/>
            <wp:docPr id="2568956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956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53A1" w14:textId="12D9232F" w:rsidR="005B0A57" w:rsidRPr="00550CE4" w:rsidRDefault="00D43C9E" w:rsidP="00550CE4">
      <w:pPr>
        <w:pStyle w:val="Legenda"/>
        <w:ind w:left="2268"/>
        <w:rPr>
          <w:sz w:val="18"/>
          <w:szCs w:val="16"/>
        </w:rPr>
      </w:pPr>
      <w:bookmarkStart w:id="28" w:name="_Toc180428671"/>
      <w:r w:rsidRPr="00D43C9E">
        <w:rPr>
          <w:sz w:val="18"/>
          <w:szCs w:val="16"/>
        </w:rPr>
        <w:t xml:space="preserve">Figura </w:t>
      </w:r>
      <w:r w:rsidRPr="00D43C9E">
        <w:rPr>
          <w:sz w:val="18"/>
          <w:szCs w:val="16"/>
        </w:rPr>
        <w:fldChar w:fldCharType="begin"/>
      </w:r>
      <w:r w:rsidRPr="00D43C9E">
        <w:rPr>
          <w:sz w:val="18"/>
          <w:szCs w:val="16"/>
        </w:rPr>
        <w:instrText xml:space="preserve"> SEQ Figura \* ARABIC </w:instrText>
      </w:r>
      <w:r w:rsidRPr="00D43C9E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8</w:t>
      </w:r>
      <w:r w:rsidRPr="00D43C9E">
        <w:rPr>
          <w:sz w:val="18"/>
          <w:szCs w:val="16"/>
        </w:rPr>
        <w:fldChar w:fldCharType="end"/>
      </w:r>
      <w:r w:rsidRPr="00D43C9E">
        <w:rPr>
          <w:sz w:val="18"/>
          <w:szCs w:val="16"/>
        </w:rPr>
        <w:t>-&gt; Robot1: Simulação - Setup</w:t>
      </w:r>
      <w:bookmarkEnd w:id="28"/>
    </w:p>
    <w:p w14:paraId="1EB69617" w14:textId="77777777" w:rsidR="00800ABA" w:rsidRDefault="00800ABA" w:rsidP="00800ABA">
      <w:pPr>
        <w:keepNext/>
        <w:ind w:firstLine="0"/>
      </w:pPr>
      <w:r w:rsidRPr="00800ABA">
        <w:rPr>
          <w:b/>
          <w:bCs/>
          <w:noProof/>
          <w:sz w:val="28"/>
          <w:szCs w:val="24"/>
        </w:rPr>
        <w:drawing>
          <wp:inline distT="0" distB="0" distL="0" distR="0" wp14:anchorId="49047AAB" wp14:editId="09588CD5">
            <wp:extent cx="5580380" cy="2152650"/>
            <wp:effectExtent l="0" t="0" r="1270" b="0"/>
            <wp:docPr id="211558344" name="Imagem 1" descr="Uma imagem com diagrama, texto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8344" name="Imagem 1" descr="Uma imagem com diagrama, texto, file, captura de ecrã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B320" w14:textId="645D691C" w:rsidR="00800ABA" w:rsidRPr="00800ABA" w:rsidRDefault="00800ABA" w:rsidP="00800ABA">
      <w:pPr>
        <w:pStyle w:val="Legenda"/>
        <w:jc w:val="center"/>
        <w:rPr>
          <w:b w:val="0"/>
          <w:bCs/>
        </w:rPr>
      </w:pPr>
      <w:bookmarkStart w:id="29" w:name="_Toc180428672"/>
      <w:r w:rsidRPr="00800ABA">
        <w:rPr>
          <w:sz w:val="18"/>
          <w:szCs w:val="16"/>
        </w:rPr>
        <w:t xml:space="preserve">Figura </w:t>
      </w:r>
      <w:r w:rsidRPr="00800ABA">
        <w:rPr>
          <w:sz w:val="18"/>
          <w:szCs w:val="16"/>
        </w:rPr>
        <w:fldChar w:fldCharType="begin"/>
      </w:r>
      <w:r w:rsidRPr="00800ABA">
        <w:rPr>
          <w:sz w:val="18"/>
          <w:szCs w:val="16"/>
        </w:rPr>
        <w:instrText xml:space="preserve"> SEQ Figura \* ARABIC </w:instrText>
      </w:r>
      <w:r w:rsidRPr="00800ABA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9</w:t>
      </w:r>
      <w:r w:rsidRPr="00800ABA">
        <w:rPr>
          <w:sz w:val="18"/>
          <w:szCs w:val="16"/>
        </w:rPr>
        <w:fldChar w:fldCharType="end"/>
      </w:r>
      <w:r w:rsidRPr="00800ABA">
        <w:rPr>
          <w:sz w:val="18"/>
          <w:szCs w:val="16"/>
        </w:rPr>
        <w:t xml:space="preserve">-&gt; Robot 1: Simulação - </w:t>
      </w:r>
      <w:proofErr w:type="spellStart"/>
      <w:r w:rsidRPr="00800ABA">
        <w:rPr>
          <w:sz w:val="18"/>
          <w:szCs w:val="16"/>
        </w:rPr>
        <w:t>Go-N</w:t>
      </w:r>
      <w:bookmarkEnd w:id="29"/>
      <w:proofErr w:type="spellEnd"/>
    </w:p>
    <w:p w14:paraId="008D83FC" w14:textId="77777777" w:rsidR="00D43C9E" w:rsidRDefault="00D43C9E" w:rsidP="005E4212">
      <w:pPr>
        <w:ind w:firstLine="0"/>
        <w:rPr>
          <w:b/>
          <w:bCs/>
          <w:sz w:val="28"/>
          <w:szCs w:val="24"/>
        </w:rPr>
      </w:pPr>
    </w:p>
    <w:p w14:paraId="53C038D0" w14:textId="77777777" w:rsidR="00550CE4" w:rsidRDefault="00550CE4" w:rsidP="00550CE4">
      <w:pPr>
        <w:keepNext/>
        <w:ind w:firstLine="0"/>
      </w:pPr>
      <w:r w:rsidRPr="00550CE4">
        <w:rPr>
          <w:b/>
          <w:bCs/>
          <w:noProof/>
          <w:sz w:val="28"/>
          <w:szCs w:val="24"/>
        </w:rPr>
        <w:drawing>
          <wp:inline distT="0" distB="0" distL="0" distR="0" wp14:anchorId="5B70B018" wp14:editId="6872B1A2">
            <wp:extent cx="5580380" cy="2169160"/>
            <wp:effectExtent l="0" t="0" r="1270" b="2540"/>
            <wp:docPr id="1377759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59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64DD" w14:textId="31D2DB21" w:rsidR="00800ABA" w:rsidRDefault="00550CE4" w:rsidP="00550CE4">
      <w:pPr>
        <w:pStyle w:val="Legenda"/>
        <w:jc w:val="center"/>
        <w:rPr>
          <w:sz w:val="18"/>
          <w:szCs w:val="16"/>
        </w:rPr>
      </w:pPr>
      <w:bookmarkStart w:id="30" w:name="_Toc180428673"/>
      <w:r w:rsidRPr="00550CE4">
        <w:rPr>
          <w:sz w:val="18"/>
          <w:szCs w:val="16"/>
        </w:rPr>
        <w:t xml:space="preserve">Figura </w:t>
      </w:r>
      <w:r w:rsidRPr="00550CE4">
        <w:rPr>
          <w:sz w:val="18"/>
          <w:szCs w:val="16"/>
        </w:rPr>
        <w:fldChar w:fldCharType="begin"/>
      </w:r>
      <w:r w:rsidRPr="00550CE4">
        <w:rPr>
          <w:sz w:val="18"/>
          <w:szCs w:val="16"/>
        </w:rPr>
        <w:instrText xml:space="preserve"> SEQ Figura \* ARABIC </w:instrText>
      </w:r>
      <w:r w:rsidRPr="00550CE4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10</w:t>
      </w:r>
      <w:r w:rsidRPr="00550CE4">
        <w:rPr>
          <w:sz w:val="18"/>
          <w:szCs w:val="16"/>
        </w:rPr>
        <w:fldChar w:fldCharType="end"/>
      </w:r>
      <w:r w:rsidRPr="00550CE4">
        <w:rPr>
          <w:sz w:val="18"/>
          <w:szCs w:val="16"/>
        </w:rPr>
        <w:t xml:space="preserve">-&gt; Robot 1: Simulação - </w:t>
      </w:r>
      <w:proofErr w:type="spellStart"/>
      <w:r w:rsidRPr="00550CE4">
        <w:rPr>
          <w:sz w:val="18"/>
          <w:szCs w:val="16"/>
        </w:rPr>
        <w:t>Mapping</w:t>
      </w:r>
      <w:proofErr w:type="spellEnd"/>
      <w:r w:rsidRPr="00550CE4">
        <w:rPr>
          <w:sz w:val="18"/>
          <w:szCs w:val="16"/>
        </w:rPr>
        <w:t xml:space="preserve"> Efetuado</w:t>
      </w:r>
      <w:bookmarkEnd w:id="30"/>
    </w:p>
    <w:p w14:paraId="616B4F19" w14:textId="6BCB6345" w:rsidR="00550CE4" w:rsidRDefault="00550CE4" w:rsidP="00550CE4">
      <w:pPr>
        <w:pStyle w:val="PargrafodaLista"/>
        <w:numPr>
          <w:ilvl w:val="0"/>
          <w:numId w:val="21"/>
        </w:numPr>
      </w:pPr>
      <w:r>
        <w:lastRenderedPageBreak/>
        <w:t xml:space="preserve">Após mapear os contentores, </w:t>
      </w:r>
      <w:r w:rsidR="00382209">
        <w:t>começa a limpar o ambiente.</w:t>
      </w:r>
    </w:p>
    <w:p w14:paraId="5AB00836" w14:textId="77777777" w:rsidR="00F76E93" w:rsidRDefault="00F76E93" w:rsidP="00B02A25">
      <w:pPr>
        <w:keepNext/>
        <w:ind w:left="1134" w:firstLine="0"/>
        <w:jc w:val="center"/>
      </w:pPr>
      <w:r w:rsidRPr="00F76E93">
        <w:rPr>
          <w:noProof/>
        </w:rPr>
        <w:drawing>
          <wp:inline distT="0" distB="0" distL="0" distR="0" wp14:anchorId="1B46CB5E" wp14:editId="4D94148D">
            <wp:extent cx="3842059" cy="3765550"/>
            <wp:effectExtent l="0" t="0" r="6350" b="6350"/>
            <wp:docPr id="840189793" name="Imagem 1" descr="Uma imagem com padrão, captura de ecrã, quadrado, Saturação de cor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89793" name="Imagem 1" descr="Uma imagem com padrão, captura de ecrã, quadrado, Saturação de cores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6389" cy="376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01B9" w14:textId="0CA059BF" w:rsidR="00245F98" w:rsidRPr="00F76E93" w:rsidRDefault="00F76E93" w:rsidP="00544ECA">
      <w:pPr>
        <w:pStyle w:val="Legenda"/>
        <w:ind w:left="1701"/>
        <w:rPr>
          <w:sz w:val="18"/>
          <w:szCs w:val="16"/>
        </w:rPr>
      </w:pPr>
      <w:bookmarkStart w:id="31" w:name="_Toc180428674"/>
      <w:r w:rsidRPr="00F76E93">
        <w:rPr>
          <w:sz w:val="18"/>
          <w:szCs w:val="16"/>
        </w:rPr>
        <w:t xml:space="preserve">Figura </w:t>
      </w:r>
      <w:r w:rsidRPr="00F76E93">
        <w:rPr>
          <w:sz w:val="18"/>
          <w:szCs w:val="16"/>
        </w:rPr>
        <w:fldChar w:fldCharType="begin"/>
      </w:r>
      <w:r w:rsidRPr="00F76E93">
        <w:rPr>
          <w:sz w:val="18"/>
          <w:szCs w:val="16"/>
        </w:rPr>
        <w:instrText xml:space="preserve"> SEQ Figura \* ARABIC </w:instrText>
      </w:r>
      <w:r w:rsidRPr="00F76E93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11</w:t>
      </w:r>
      <w:r w:rsidRPr="00F76E93">
        <w:rPr>
          <w:sz w:val="18"/>
          <w:szCs w:val="16"/>
        </w:rPr>
        <w:fldChar w:fldCharType="end"/>
      </w:r>
      <w:r w:rsidRPr="00F76E93">
        <w:rPr>
          <w:sz w:val="18"/>
          <w:szCs w:val="16"/>
        </w:rPr>
        <w:t>-&gt; Robot1: Simulação - Desaparecimento de Contentor</w:t>
      </w:r>
      <w:bookmarkEnd w:id="31"/>
    </w:p>
    <w:p w14:paraId="5A920DF0" w14:textId="6F426F02" w:rsidR="00CB4626" w:rsidRPr="00CB4626" w:rsidRDefault="00544ECA" w:rsidP="00CA3CDE">
      <w:pPr>
        <w:pStyle w:val="PargrafodaLista"/>
        <w:numPr>
          <w:ilvl w:val="0"/>
          <w:numId w:val="21"/>
        </w:numPr>
        <w:rPr>
          <w:i/>
          <w:iCs/>
        </w:rPr>
      </w:pPr>
      <w:r>
        <w:t xml:space="preserve">Caso o utilizador tenha </w:t>
      </w:r>
      <w:r w:rsidR="00416470">
        <w:t>alterado</w:t>
      </w:r>
      <w:r w:rsidR="00B86171">
        <w:t xml:space="preserve"> o número de contentores, </w:t>
      </w:r>
      <w:r w:rsidR="002D5EB7">
        <w:t xml:space="preserve">o </w:t>
      </w:r>
      <w:r w:rsidR="002D5EB7" w:rsidRPr="00CB4626">
        <w:rPr>
          <w:i/>
          <w:iCs/>
        </w:rPr>
        <w:t>robot</w:t>
      </w:r>
      <w:r w:rsidR="002D5EB7">
        <w:t xml:space="preserve"> só reconhece </w:t>
      </w:r>
      <w:r w:rsidR="00416470">
        <w:t xml:space="preserve">as alterações quando passar </w:t>
      </w:r>
      <w:r w:rsidR="00CB4626">
        <w:t xml:space="preserve">no </w:t>
      </w:r>
      <w:proofErr w:type="spellStart"/>
      <w:r w:rsidR="00CB4626" w:rsidRPr="00CB4626">
        <w:rPr>
          <w:i/>
          <w:iCs/>
        </w:rPr>
        <w:t>patch</w:t>
      </w:r>
      <w:proofErr w:type="spellEnd"/>
      <w:r w:rsidR="00CB4626">
        <w:t xml:space="preserve"> onde surgiu/desapareceu um depósito.</w:t>
      </w:r>
    </w:p>
    <w:p w14:paraId="4B144052" w14:textId="0E8334ED" w:rsidR="00B86171" w:rsidRPr="00CB4626" w:rsidRDefault="00B86171" w:rsidP="00CA3CDE">
      <w:pPr>
        <w:pStyle w:val="PargrafodaLista"/>
        <w:numPr>
          <w:ilvl w:val="0"/>
          <w:numId w:val="21"/>
        </w:numPr>
        <w:rPr>
          <w:i/>
          <w:iCs/>
        </w:rPr>
      </w:pPr>
      <w:r>
        <w:t xml:space="preserve">Caso o </w:t>
      </w:r>
      <w:r w:rsidRPr="00CB4626">
        <w:rPr>
          <w:i/>
          <w:iCs/>
        </w:rPr>
        <w:t>Robot</w:t>
      </w:r>
      <w:r>
        <w:t xml:space="preserve"> vá lá e encontre</w:t>
      </w:r>
      <w:r w:rsidR="00464C2D">
        <w:t xml:space="preserve"> o espaço vazio (ou seja, a cor seja diferente de </w:t>
      </w:r>
      <w:proofErr w:type="spellStart"/>
      <w:r w:rsidR="00464C2D" w:rsidRPr="00CB4626">
        <w:rPr>
          <w:i/>
          <w:iCs/>
        </w:rPr>
        <w:t>blue</w:t>
      </w:r>
      <w:proofErr w:type="spellEnd"/>
      <w:r w:rsidR="00464C2D">
        <w:t xml:space="preserve">), ele vai apagar da sua memória as coordenadas onde estaria </w:t>
      </w:r>
      <w:r w:rsidR="00B525C8">
        <w:t>o contentor.</w:t>
      </w:r>
    </w:p>
    <w:p w14:paraId="3C1AEC12" w14:textId="002A8AD5" w:rsidR="00B525C8" w:rsidRPr="00B47FFC" w:rsidRDefault="00EF7C72" w:rsidP="00CB4626">
      <w:pPr>
        <w:pStyle w:val="PargrafodaLista"/>
        <w:numPr>
          <w:ilvl w:val="0"/>
          <w:numId w:val="21"/>
        </w:numPr>
        <w:rPr>
          <w:i/>
          <w:iCs/>
        </w:rPr>
      </w:pPr>
      <w:r>
        <w:t xml:space="preserve">Quando o </w:t>
      </w:r>
      <w:r w:rsidRPr="00CB4626">
        <w:rPr>
          <w:i/>
          <w:iCs/>
        </w:rPr>
        <w:t>robot</w:t>
      </w:r>
      <w:r>
        <w:t xml:space="preserve"> vá a um espaço onde esteja um contentor e ainda não estiver na memória, o robot guarda na memória as co</w:t>
      </w:r>
      <w:r w:rsidR="00B47FFC">
        <w:t>o</w:t>
      </w:r>
      <w:r>
        <w:t>r</w:t>
      </w:r>
      <w:r w:rsidR="00B47FFC">
        <w:t xml:space="preserve">denadas do </w:t>
      </w:r>
      <w:proofErr w:type="spellStart"/>
      <w:r w:rsidR="00B47FFC" w:rsidRPr="00B47FFC">
        <w:rPr>
          <w:i/>
          <w:iCs/>
        </w:rPr>
        <w:t>patch</w:t>
      </w:r>
      <w:proofErr w:type="spellEnd"/>
      <w:r w:rsidR="00B47FFC">
        <w:t xml:space="preserve"> onde se encontra.</w:t>
      </w:r>
    </w:p>
    <w:p w14:paraId="1922431B" w14:textId="77777777" w:rsidR="00B47FFC" w:rsidRDefault="00B47FFC" w:rsidP="00B47FFC">
      <w:pPr>
        <w:pStyle w:val="PargrafodaLista"/>
        <w:ind w:left="1494" w:firstLine="0"/>
      </w:pPr>
    </w:p>
    <w:p w14:paraId="2416CF86" w14:textId="77777777" w:rsidR="00206A3D" w:rsidRDefault="00206A3D" w:rsidP="00BA6136">
      <w:pPr>
        <w:keepNext/>
      </w:pPr>
      <w:r w:rsidRPr="00206A3D">
        <w:rPr>
          <w:noProof/>
        </w:rPr>
        <w:lastRenderedPageBreak/>
        <w:drawing>
          <wp:inline distT="0" distB="0" distL="0" distR="0" wp14:anchorId="7EA4D427" wp14:editId="4582A376">
            <wp:extent cx="5580380" cy="2170430"/>
            <wp:effectExtent l="0" t="0" r="1270" b="1270"/>
            <wp:docPr id="525880291" name="Imagem 1" descr="Uma imagem com diagrama, file,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80291" name="Imagem 1" descr="Uma imagem com diagrama, file, texto, captura de ecrã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2F1E" w14:textId="547FF41E" w:rsidR="00B47FFC" w:rsidRDefault="00206A3D" w:rsidP="00D068C8">
      <w:pPr>
        <w:pStyle w:val="Legenda"/>
        <w:jc w:val="center"/>
        <w:rPr>
          <w:sz w:val="18"/>
          <w:szCs w:val="16"/>
        </w:rPr>
      </w:pPr>
      <w:bookmarkStart w:id="32" w:name="_Toc180428675"/>
      <w:r w:rsidRPr="00D068C8">
        <w:rPr>
          <w:sz w:val="18"/>
          <w:szCs w:val="16"/>
        </w:rPr>
        <w:t xml:space="preserve">Figura </w:t>
      </w:r>
      <w:r w:rsidRPr="00D068C8">
        <w:rPr>
          <w:sz w:val="18"/>
          <w:szCs w:val="16"/>
        </w:rPr>
        <w:fldChar w:fldCharType="begin"/>
      </w:r>
      <w:r w:rsidRPr="00D068C8">
        <w:rPr>
          <w:sz w:val="18"/>
          <w:szCs w:val="16"/>
        </w:rPr>
        <w:instrText xml:space="preserve"> SEQ Figura \* ARABIC </w:instrText>
      </w:r>
      <w:r w:rsidRPr="00D068C8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12</w:t>
      </w:r>
      <w:r w:rsidRPr="00D068C8">
        <w:rPr>
          <w:sz w:val="18"/>
          <w:szCs w:val="16"/>
        </w:rPr>
        <w:fldChar w:fldCharType="end"/>
      </w:r>
      <w:r w:rsidRPr="00D068C8">
        <w:rPr>
          <w:sz w:val="18"/>
          <w:szCs w:val="16"/>
        </w:rPr>
        <w:t>-&gt; Robot 1: Simulação - Direção Posto Carregamento</w:t>
      </w:r>
      <w:bookmarkEnd w:id="32"/>
    </w:p>
    <w:p w14:paraId="3C29D944" w14:textId="36F42547" w:rsidR="00067B81" w:rsidRDefault="005E3A03" w:rsidP="009E78C0">
      <w:pPr>
        <w:pStyle w:val="PargrafodaLista"/>
        <w:numPr>
          <w:ilvl w:val="0"/>
          <w:numId w:val="31"/>
        </w:numPr>
      </w:pPr>
      <w:r>
        <w:t>Quando faltar 50 movimentos (</w:t>
      </w:r>
      <w:proofErr w:type="spellStart"/>
      <w:r w:rsidRPr="005E3A03">
        <w:rPr>
          <w:i/>
          <w:iCs/>
        </w:rPr>
        <w:t>battery_loss</w:t>
      </w:r>
      <w:proofErr w:type="spellEnd"/>
      <w:r>
        <w:t xml:space="preserve"> * 50 movimentos), o </w:t>
      </w:r>
      <w:r w:rsidRPr="00FB6D60">
        <w:rPr>
          <w:i/>
          <w:iCs/>
        </w:rPr>
        <w:t>Robot</w:t>
      </w:r>
      <w:r w:rsidR="00FB6D60">
        <w:rPr>
          <w:i/>
          <w:iCs/>
        </w:rPr>
        <w:t xml:space="preserve"> </w:t>
      </w:r>
      <w:r w:rsidR="00FB6D60">
        <w:t xml:space="preserve">direciona para o posto de carregamento, evitando assim uma possível paragem </w:t>
      </w:r>
      <w:r w:rsidR="00B02A25">
        <w:t>devido à</w:t>
      </w:r>
      <w:r w:rsidR="00FB6D60">
        <w:t xml:space="preserve"> falta de bateria</w:t>
      </w:r>
      <w:r w:rsidR="009E78C0">
        <w:t>.</w:t>
      </w:r>
    </w:p>
    <w:p w14:paraId="707F8009" w14:textId="62C73CE6" w:rsidR="009E78C0" w:rsidRDefault="009E78C0" w:rsidP="009E78C0">
      <w:pPr>
        <w:pStyle w:val="PargrafodaLista"/>
        <w:numPr>
          <w:ilvl w:val="0"/>
          <w:numId w:val="31"/>
        </w:numPr>
      </w:pPr>
      <w:r>
        <w:t>O Robot guarda o local onde ficou antes de deslocar-se ao posto de carregamento.</w:t>
      </w:r>
    </w:p>
    <w:p w14:paraId="3948DD2B" w14:textId="77777777" w:rsidR="00483BE1" w:rsidRDefault="00200C13" w:rsidP="00483BE1">
      <w:pPr>
        <w:keepNext/>
        <w:ind w:firstLine="0"/>
        <w:jc w:val="left"/>
      </w:pPr>
      <w:r w:rsidRPr="00200C13">
        <w:rPr>
          <w:noProof/>
        </w:rPr>
        <w:drawing>
          <wp:inline distT="0" distB="0" distL="0" distR="0" wp14:anchorId="3B55A604" wp14:editId="02465926">
            <wp:extent cx="5580380" cy="2179320"/>
            <wp:effectExtent l="0" t="0" r="1270" b="0"/>
            <wp:docPr id="18599989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989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2834" w14:textId="7DD38334" w:rsidR="00FB6D60" w:rsidRDefault="00483BE1" w:rsidP="00483BE1">
      <w:pPr>
        <w:pStyle w:val="Legenda"/>
        <w:jc w:val="center"/>
        <w:rPr>
          <w:sz w:val="18"/>
          <w:szCs w:val="16"/>
        </w:rPr>
      </w:pPr>
      <w:bookmarkStart w:id="33" w:name="_Toc180428676"/>
      <w:r w:rsidRPr="00483BE1">
        <w:rPr>
          <w:sz w:val="18"/>
          <w:szCs w:val="16"/>
        </w:rPr>
        <w:t xml:space="preserve">Figura </w:t>
      </w:r>
      <w:r w:rsidRPr="00483BE1">
        <w:rPr>
          <w:sz w:val="18"/>
          <w:szCs w:val="16"/>
        </w:rPr>
        <w:fldChar w:fldCharType="begin"/>
      </w:r>
      <w:r w:rsidRPr="00483BE1">
        <w:rPr>
          <w:sz w:val="18"/>
          <w:szCs w:val="16"/>
        </w:rPr>
        <w:instrText xml:space="preserve"> SEQ Figura \* ARABIC </w:instrText>
      </w:r>
      <w:r w:rsidRPr="00483BE1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13</w:t>
      </w:r>
      <w:r w:rsidRPr="00483BE1">
        <w:rPr>
          <w:sz w:val="18"/>
          <w:szCs w:val="16"/>
        </w:rPr>
        <w:fldChar w:fldCharType="end"/>
      </w:r>
      <w:r w:rsidRPr="00483BE1">
        <w:rPr>
          <w:sz w:val="18"/>
          <w:szCs w:val="16"/>
        </w:rPr>
        <w:t xml:space="preserve">-&gt; Robot 1: Simulação </w:t>
      </w:r>
      <w:r>
        <w:rPr>
          <w:sz w:val="18"/>
          <w:szCs w:val="16"/>
        </w:rPr>
        <w:t>–</w:t>
      </w:r>
      <w:r w:rsidRPr="00483BE1">
        <w:rPr>
          <w:sz w:val="18"/>
          <w:szCs w:val="16"/>
        </w:rPr>
        <w:t xml:space="preserve"> Recuperação do local</w:t>
      </w:r>
      <w:bookmarkEnd w:id="33"/>
    </w:p>
    <w:p w14:paraId="6087E3B3" w14:textId="5CC050A2" w:rsidR="004F6D2D" w:rsidRPr="004F6D2D" w:rsidRDefault="004F6D2D" w:rsidP="004F6D2D">
      <w:pPr>
        <w:pStyle w:val="PargrafodaLista"/>
        <w:numPr>
          <w:ilvl w:val="0"/>
          <w:numId w:val="31"/>
        </w:numPr>
      </w:pPr>
      <w:r>
        <w:t>Após o carrega</w:t>
      </w:r>
      <w:r w:rsidR="009E78C0">
        <w:t>mento, o Robot desloca-se</w:t>
      </w:r>
      <w:r w:rsidR="00F64902">
        <w:t xml:space="preserve"> para o local onde se encontrava antes de deslocar para o posto de carregamento.</w:t>
      </w:r>
    </w:p>
    <w:p w14:paraId="4C4C5B9C" w14:textId="6D99030C" w:rsidR="00604C51" w:rsidRPr="00F62F85" w:rsidRDefault="005E4212" w:rsidP="00A83655">
      <w:pPr>
        <w:pStyle w:val="Ttulo1"/>
        <w:numPr>
          <w:ilvl w:val="0"/>
          <w:numId w:val="37"/>
        </w:numPr>
      </w:pPr>
      <w:bookmarkStart w:id="34" w:name="_Toc180428653"/>
      <w:r>
        <w:lastRenderedPageBreak/>
        <w:t>Robot 2</w:t>
      </w:r>
      <w:bookmarkEnd w:id="34"/>
    </w:p>
    <w:p w14:paraId="724A8F13" w14:textId="597E1AC5" w:rsidR="00426196" w:rsidRDefault="002F6C10" w:rsidP="00A83655">
      <w:pPr>
        <w:pStyle w:val="Ttulo2"/>
        <w:numPr>
          <w:ilvl w:val="1"/>
          <w:numId w:val="37"/>
        </w:numPr>
      </w:pPr>
      <w:bookmarkStart w:id="35" w:name="_Toc180428654"/>
      <w:r>
        <w:t>Interface</w:t>
      </w:r>
      <w:bookmarkEnd w:id="35"/>
    </w:p>
    <w:p w14:paraId="310467E4" w14:textId="77777777" w:rsidR="00C25C6C" w:rsidRDefault="007D3DA0" w:rsidP="00C25C6C">
      <w:pPr>
        <w:keepNext/>
      </w:pPr>
      <w:r w:rsidRPr="007D3DA0">
        <w:rPr>
          <w:noProof/>
        </w:rPr>
        <w:drawing>
          <wp:inline distT="0" distB="0" distL="0" distR="0" wp14:anchorId="3583CA35" wp14:editId="44B5DA58">
            <wp:extent cx="5580380" cy="2727325"/>
            <wp:effectExtent l="0" t="0" r="1270" b="0"/>
            <wp:docPr id="1845129652" name="Imagem 1" descr="Uma imagem com texto, software, Software de multimédia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29652" name="Imagem 1" descr="Uma imagem com texto, software, Software de multimédia, Ícone de computador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260B" w14:textId="3BD491A2" w:rsidR="00426196" w:rsidRDefault="00C25C6C" w:rsidP="00C25C6C">
      <w:pPr>
        <w:pStyle w:val="Legenda"/>
        <w:ind w:left="2268"/>
      </w:pPr>
      <w:bookmarkStart w:id="36" w:name="_Toc180428677"/>
      <w:r>
        <w:t xml:space="preserve">Figura </w:t>
      </w:r>
      <w:r w:rsidR="009F6D24">
        <w:fldChar w:fldCharType="begin"/>
      </w:r>
      <w:r w:rsidR="009F6D24">
        <w:instrText xml:space="preserve"> SEQ Figura \* ARABIC </w:instrText>
      </w:r>
      <w:r w:rsidR="009F6D24">
        <w:fldChar w:fldCharType="separate"/>
      </w:r>
      <w:r w:rsidR="004516BA">
        <w:rPr>
          <w:noProof/>
        </w:rPr>
        <w:t>14</w:t>
      </w:r>
      <w:r w:rsidR="009F6D24">
        <w:rPr>
          <w:noProof/>
        </w:rPr>
        <w:fldChar w:fldCharType="end"/>
      </w:r>
      <w:r>
        <w:t>-&gt; Robot 2: Interface</w:t>
      </w:r>
      <w:bookmarkEnd w:id="36"/>
    </w:p>
    <w:p w14:paraId="04BF136B" w14:textId="77777777" w:rsidR="00C25C6C" w:rsidRDefault="00C25C6C" w:rsidP="00C25C6C"/>
    <w:p w14:paraId="31B5D10A" w14:textId="6ABFD75E" w:rsidR="00C25C6C" w:rsidRDefault="009C7681" w:rsidP="009C7681">
      <w:r>
        <w:tab/>
        <w:t xml:space="preserve">Nesta fase, mantivemos </w:t>
      </w:r>
      <w:r w:rsidR="0083403F">
        <w:t xml:space="preserve">a base da fase transata, aplicando melhorias, aproximando o ambiente dos agentes o </w:t>
      </w:r>
      <w:r w:rsidR="00D61F6C">
        <w:t>mais próximo da realidade.</w:t>
      </w:r>
    </w:p>
    <w:p w14:paraId="59B1E567" w14:textId="78226CB3" w:rsidR="00B61A75" w:rsidRDefault="007B127D" w:rsidP="00B61A75">
      <w:pPr>
        <w:pStyle w:val="PargrafodaLista"/>
        <w:numPr>
          <w:ilvl w:val="0"/>
          <w:numId w:val="21"/>
        </w:numPr>
      </w:pPr>
      <w:proofErr w:type="spellStart"/>
      <w:r w:rsidRPr="003609D1">
        <w:rPr>
          <w:b/>
          <w:bCs/>
        </w:rPr>
        <w:t>Cleaner_Modo</w:t>
      </w:r>
      <w:proofErr w:type="spellEnd"/>
      <w:r w:rsidRPr="003609D1">
        <w:rPr>
          <w:b/>
          <w:bCs/>
        </w:rPr>
        <w:t>:</w:t>
      </w:r>
      <w:r w:rsidRPr="007B127D">
        <w:t xml:space="preserve"> O </w:t>
      </w:r>
      <w:proofErr w:type="spellStart"/>
      <w:r w:rsidRPr="007B127D">
        <w:t>cleaner</w:t>
      </w:r>
      <w:proofErr w:type="spellEnd"/>
      <w:r w:rsidRPr="007B127D">
        <w:t xml:space="preserve"> vai ter</w:t>
      </w:r>
      <w:r>
        <w:t xml:space="preserve"> 3 modos de funcionamento: </w:t>
      </w:r>
      <w:r w:rsidR="00B61A75">
        <w:t xml:space="preserve">Eco </w:t>
      </w:r>
      <w:proofErr w:type="spellStart"/>
      <w:r w:rsidR="00B61A75">
        <w:t>Mode</w:t>
      </w:r>
      <w:proofErr w:type="spellEnd"/>
      <w:r w:rsidR="00B61A75">
        <w:t xml:space="preserve">, </w:t>
      </w:r>
      <w:proofErr w:type="spellStart"/>
      <w:r w:rsidR="00B61A75">
        <w:t>Medium</w:t>
      </w:r>
      <w:proofErr w:type="spellEnd"/>
      <w:r w:rsidR="00B61A75">
        <w:t xml:space="preserve"> </w:t>
      </w:r>
      <w:proofErr w:type="spellStart"/>
      <w:r w:rsidR="00B61A75">
        <w:t>Mode</w:t>
      </w:r>
      <w:proofErr w:type="spellEnd"/>
      <w:r w:rsidR="00B61A75">
        <w:t xml:space="preserve"> e </w:t>
      </w:r>
      <w:proofErr w:type="spellStart"/>
      <w:r w:rsidR="00B61A75">
        <w:t>Full</w:t>
      </w:r>
      <w:proofErr w:type="spellEnd"/>
      <w:r w:rsidR="00B61A75">
        <w:t xml:space="preserve"> </w:t>
      </w:r>
      <w:proofErr w:type="spellStart"/>
      <w:r w:rsidR="00B61A75">
        <w:t>Mode</w:t>
      </w:r>
      <w:proofErr w:type="spellEnd"/>
      <w:r w:rsidR="003609D1">
        <w:t>;</w:t>
      </w:r>
    </w:p>
    <w:p w14:paraId="351E39AD" w14:textId="16B8AAC9" w:rsidR="003609D1" w:rsidRDefault="003609D1" w:rsidP="00B61A75">
      <w:pPr>
        <w:pStyle w:val="PargrafodaLista"/>
        <w:numPr>
          <w:ilvl w:val="0"/>
          <w:numId w:val="21"/>
        </w:numPr>
      </w:pPr>
      <w:r w:rsidRPr="003609D1">
        <w:rPr>
          <w:b/>
          <w:bCs/>
        </w:rPr>
        <w:t xml:space="preserve">Potencia </w:t>
      </w:r>
      <w:proofErr w:type="spellStart"/>
      <w:r w:rsidRPr="003609D1">
        <w:rPr>
          <w:b/>
          <w:bCs/>
        </w:rPr>
        <w:t>Cleaner</w:t>
      </w:r>
      <w:proofErr w:type="spellEnd"/>
      <w:r w:rsidRPr="003609D1">
        <w:rPr>
          <w:b/>
          <w:bCs/>
        </w:rPr>
        <w:t xml:space="preserve"> (em W):</w:t>
      </w:r>
      <w:r w:rsidRPr="003609D1">
        <w:t xml:space="preserve"> Valor</w:t>
      </w:r>
      <w:r>
        <w:t>, em Watts</w:t>
      </w:r>
      <w:r w:rsidR="00B400CB">
        <w:t xml:space="preserve">, da </w:t>
      </w:r>
      <w:proofErr w:type="gramStart"/>
      <w:r w:rsidR="00B400CB">
        <w:t>Potencia</w:t>
      </w:r>
      <w:proofErr w:type="gramEnd"/>
      <w:r w:rsidR="00B400CB">
        <w:t xml:space="preserve"> do </w:t>
      </w:r>
      <w:proofErr w:type="spellStart"/>
      <w:r w:rsidR="00B400CB">
        <w:t>Cleaner</w:t>
      </w:r>
      <w:proofErr w:type="spellEnd"/>
      <w:r w:rsidR="00B400CB">
        <w:t>;</w:t>
      </w:r>
    </w:p>
    <w:p w14:paraId="594AE76F" w14:textId="21DC485A" w:rsidR="00B400CB" w:rsidRDefault="00B400CB" w:rsidP="00B61A75">
      <w:pPr>
        <w:pStyle w:val="PargrafodaLista"/>
        <w:numPr>
          <w:ilvl w:val="0"/>
          <w:numId w:val="21"/>
        </w:numPr>
      </w:pPr>
      <w:proofErr w:type="spellStart"/>
      <w:r w:rsidRPr="00132F01">
        <w:rPr>
          <w:b/>
          <w:bCs/>
        </w:rPr>
        <w:t>Cleaner</w:t>
      </w:r>
      <w:r w:rsidR="00E756E2" w:rsidRPr="00132F01">
        <w:rPr>
          <w:b/>
          <w:bCs/>
        </w:rPr>
        <w:t>_capacity_battery</w:t>
      </w:r>
      <w:proofErr w:type="spellEnd"/>
      <w:r w:rsidR="00E756E2" w:rsidRPr="00132F01">
        <w:rPr>
          <w:b/>
          <w:bCs/>
        </w:rPr>
        <w:t>:</w:t>
      </w:r>
      <w:r w:rsidR="00E756E2" w:rsidRPr="00132F01">
        <w:t xml:space="preserve"> </w:t>
      </w:r>
      <w:r w:rsidR="00132F01" w:rsidRPr="00132F01">
        <w:t>Capacidade da bateria, e</w:t>
      </w:r>
      <w:r w:rsidR="00132F01">
        <w:t xml:space="preserve">m </w:t>
      </w:r>
      <w:r w:rsidR="00F6738A">
        <w:t>miliampere</w:t>
      </w:r>
      <w:r w:rsidR="00C66E6C">
        <w:t xml:space="preserve">-hora, do </w:t>
      </w:r>
      <w:proofErr w:type="spellStart"/>
      <w:r w:rsidR="00C66E6C">
        <w:t>Cleaner</w:t>
      </w:r>
      <w:proofErr w:type="spellEnd"/>
      <w:r w:rsidR="00C66E6C">
        <w:t>;</w:t>
      </w:r>
    </w:p>
    <w:p w14:paraId="4626BDE8" w14:textId="23B08283" w:rsidR="00C66E6C" w:rsidRDefault="00C66E6C" w:rsidP="00B61A75">
      <w:pPr>
        <w:pStyle w:val="PargrafodaLista"/>
        <w:numPr>
          <w:ilvl w:val="0"/>
          <w:numId w:val="21"/>
        </w:numPr>
      </w:pPr>
      <w:proofErr w:type="spellStart"/>
      <w:r w:rsidRPr="00C66E6C">
        <w:rPr>
          <w:b/>
          <w:bCs/>
        </w:rPr>
        <w:t>Cleaner_tensao_battery</w:t>
      </w:r>
      <w:proofErr w:type="spellEnd"/>
      <w:r w:rsidRPr="00C66E6C">
        <w:rPr>
          <w:b/>
          <w:bCs/>
        </w:rPr>
        <w:t>:</w:t>
      </w:r>
      <w:r w:rsidRPr="00C66E6C">
        <w:t xml:space="preserve"> Tensão, em Volts, da</w:t>
      </w:r>
      <w:r>
        <w:t xml:space="preserve"> bateria do </w:t>
      </w:r>
      <w:proofErr w:type="spellStart"/>
      <w:r>
        <w:t>Cleaner</w:t>
      </w:r>
      <w:proofErr w:type="spellEnd"/>
      <w:r w:rsidR="00774FF5">
        <w:t>;</w:t>
      </w:r>
    </w:p>
    <w:p w14:paraId="50FF58C7" w14:textId="6D37FFA5" w:rsidR="00C66E6C" w:rsidRDefault="00774FF5" w:rsidP="00B61A75">
      <w:pPr>
        <w:pStyle w:val="PargrafodaLista"/>
        <w:numPr>
          <w:ilvl w:val="0"/>
          <w:numId w:val="21"/>
        </w:numPr>
      </w:pPr>
      <w:r>
        <w:rPr>
          <w:b/>
          <w:bCs/>
        </w:rPr>
        <w:t xml:space="preserve">Consumo </w:t>
      </w:r>
      <w:proofErr w:type="spellStart"/>
      <w:r>
        <w:rPr>
          <w:b/>
          <w:bCs/>
        </w:rPr>
        <w:t>Cleaner</w:t>
      </w:r>
      <w:proofErr w:type="spellEnd"/>
      <w:r>
        <w:rPr>
          <w:b/>
          <w:bCs/>
        </w:rPr>
        <w:t xml:space="preserve">: </w:t>
      </w:r>
      <w:r>
        <w:t xml:space="preserve">Consumo, por </w:t>
      </w:r>
      <w:proofErr w:type="spellStart"/>
      <w:r>
        <w:t>tick</w:t>
      </w:r>
      <w:proofErr w:type="spellEnd"/>
      <w:r>
        <w:t xml:space="preserve">, a cada movimento do </w:t>
      </w:r>
      <w:proofErr w:type="spellStart"/>
      <w:r>
        <w:t>Cleaner</w:t>
      </w:r>
      <w:proofErr w:type="spellEnd"/>
      <w:r>
        <w:t>;</w:t>
      </w:r>
    </w:p>
    <w:p w14:paraId="7896517F" w14:textId="77777777" w:rsidR="00D47AE2" w:rsidRDefault="00D47AE2" w:rsidP="00B61A75">
      <w:pPr>
        <w:pStyle w:val="PargrafodaLista"/>
        <w:numPr>
          <w:ilvl w:val="0"/>
          <w:numId w:val="21"/>
        </w:numPr>
      </w:pPr>
      <w:proofErr w:type="spellStart"/>
      <w:r>
        <w:rPr>
          <w:b/>
          <w:bCs/>
        </w:rPr>
        <w:t>Cleaner_max_capacity</w:t>
      </w:r>
      <w:proofErr w:type="spellEnd"/>
      <w:r>
        <w:rPr>
          <w:b/>
          <w:bCs/>
        </w:rPr>
        <w:t xml:space="preserve"> (Alteração): </w:t>
      </w:r>
      <w:r>
        <w:t xml:space="preserve">Capacidade máxima, em ml, do </w:t>
      </w:r>
      <w:proofErr w:type="spellStart"/>
      <w:r>
        <w:t>Cleaner</w:t>
      </w:r>
      <w:proofErr w:type="spellEnd"/>
      <w:r>
        <w:t>;</w:t>
      </w:r>
    </w:p>
    <w:p w14:paraId="6A46EA11" w14:textId="2B9C4741" w:rsidR="00774FF5" w:rsidRDefault="002F6C10" w:rsidP="00B61A75">
      <w:pPr>
        <w:pStyle w:val="PargrafodaLista"/>
        <w:numPr>
          <w:ilvl w:val="0"/>
          <w:numId w:val="21"/>
        </w:numPr>
      </w:pPr>
      <w:proofErr w:type="spellStart"/>
      <w:r>
        <w:rPr>
          <w:b/>
          <w:bCs/>
        </w:rPr>
        <w:t>Num_obstaculos</w:t>
      </w:r>
      <w:proofErr w:type="spellEnd"/>
      <w:r>
        <w:rPr>
          <w:b/>
          <w:bCs/>
        </w:rPr>
        <w:t>:</w:t>
      </w:r>
      <w:r>
        <w:t xml:space="preserve"> </w:t>
      </w:r>
      <w:proofErr w:type="gramStart"/>
      <w:r>
        <w:t>Numero</w:t>
      </w:r>
      <w:proofErr w:type="gramEnd"/>
      <w:r>
        <w:t xml:space="preserve"> de obstáculos do ambiente.</w:t>
      </w:r>
      <w:r w:rsidR="00D47AE2">
        <w:t xml:space="preserve"> </w:t>
      </w:r>
    </w:p>
    <w:p w14:paraId="58D3FA32" w14:textId="77777777" w:rsidR="002F6C10" w:rsidRDefault="002F6C10" w:rsidP="002F6C10"/>
    <w:p w14:paraId="504E5157" w14:textId="77777777" w:rsidR="002F6C10" w:rsidRDefault="002F6C10" w:rsidP="002F6C10"/>
    <w:p w14:paraId="50F29AED" w14:textId="77777777" w:rsidR="002E6531" w:rsidRDefault="002E6531" w:rsidP="002F6C10"/>
    <w:p w14:paraId="08FA1B7F" w14:textId="028264E8" w:rsidR="002F6C10" w:rsidRDefault="002F6C10" w:rsidP="00A83655">
      <w:pPr>
        <w:pStyle w:val="Ttulo2"/>
        <w:numPr>
          <w:ilvl w:val="1"/>
          <w:numId w:val="37"/>
        </w:numPr>
      </w:pPr>
      <w:bookmarkStart w:id="37" w:name="_Toc180428655"/>
      <w:r>
        <w:lastRenderedPageBreak/>
        <w:t>Implementações para aproximação com a Realidade</w:t>
      </w:r>
      <w:bookmarkEnd w:id="37"/>
    </w:p>
    <w:p w14:paraId="45264FD6" w14:textId="77777777" w:rsidR="005E385B" w:rsidRPr="005E385B" w:rsidRDefault="005E385B" w:rsidP="005E385B"/>
    <w:p w14:paraId="732955F3" w14:textId="33127948" w:rsidR="002E6531" w:rsidRPr="005E385B" w:rsidRDefault="00B82D53" w:rsidP="005E385B">
      <w:pPr>
        <w:pStyle w:val="PargrafodaLista"/>
        <w:numPr>
          <w:ilvl w:val="0"/>
          <w:numId w:val="27"/>
        </w:numPr>
        <w:rPr>
          <w:b/>
          <w:bCs/>
        </w:rPr>
      </w:pPr>
      <w:r w:rsidRPr="002E6531">
        <w:rPr>
          <w:b/>
          <w:bCs/>
          <w:sz w:val="24"/>
          <w:szCs w:val="22"/>
        </w:rPr>
        <w:t xml:space="preserve">Inserção de modelo de bateria ao </w:t>
      </w:r>
      <w:proofErr w:type="spellStart"/>
      <w:r w:rsidRPr="002E6531">
        <w:rPr>
          <w:b/>
          <w:bCs/>
          <w:sz w:val="24"/>
          <w:szCs w:val="22"/>
        </w:rPr>
        <w:t>Cleaner</w:t>
      </w:r>
      <w:proofErr w:type="spellEnd"/>
    </w:p>
    <w:p w14:paraId="31E91264" w14:textId="00A98A67" w:rsidR="005E385B" w:rsidRPr="005E385B" w:rsidRDefault="0076561C" w:rsidP="005E385B">
      <w:pPr>
        <w:pStyle w:val="PargrafodaLista"/>
        <w:ind w:left="1487"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032F311E" wp14:editId="0BAD0D19">
                <wp:simplePos x="0" y="0"/>
                <wp:positionH relativeFrom="column">
                  <wp:posOffset>335915</wp:posOffset>
                </wp:positionH>
                <wp:positionV relativeFrom="paragraph">
                  <wp:posOffset>2683510</wp:posOffset>
                </wp:positionV>
                <wp:extent cx="5580380" cy="635"/>
                <wp:effectExtent l="0" t="0" r="0" b="0"/>
                <wp:wrapNone/>
                <wp:docPr id="154892762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9C20FF" w14:textId="3DF74EA8" w:rsidR="0076561C" w:rsidRPr="0076561C" w:rsidRDefault="0076561C" w:rsidP="0076561C">
                            <w:pPr>
                              <w:pStyle w:val="Legenda"/>
                              <w:ind w:left="1701"/>
                              <w:rPr>
                                <w:bCs/>
                                <w:sz w:val="18"/>
                                <w:szCs w:val="16"/>
                              </w:rPr>
                            </w:pPr>
                            <w:bookmarkStart w:id="38" w:name="_Toc180428678"/>
                            <w:r w:rsidRPr="0076561C">
                              <w:rPr>
                                <w:sz w:val="18"/>
                                <w:szCs w:val="16"/>
                              </w:rPr>
                              <w:t xml:space="preserve">Figura </w:t>
                            </w:r>
                            <w:r w:rsidRPr="0076561C">
                              <w:rPr>
                                <w:sz w:val="18"/>
                                <w:szCs w:val="16"/>
                              </w:rPr>
                              <w:fldChar w:fldCharType="begin"/>
                            </w:r>
                            <w:r w:rsidRPr="0076561C">
                              <w:rPr>
                                <w:sz w:val="18"/>
                                <w:szCs w:val="16"/>
                              </w:rPr>
                              <w:instrText xml:space="preserve"> SEQ Figura \* ARABIC </w:instrText>
                            </w:r>
                            <w:r w:rsidRPr="0076561C">
                              <w:rPr>
                                <w:sz w:val="18"/>
                                <w:szCs w:val="16"/>
                              </w:rPr>
                              <w:fldChar w:fldCharType="separate"/>
                            </w:r>
                            <w:r w:rsidR="004516BA">
                              <w:rPr>
                                <w:noProof/>
                                <w:sz w:val="18"/>
                                <w:szCs w:val="16"/>
                              </w:rPr>
                              <w:t>15</w:t>
                            </w:r>
                            <w:r w:rsidRPr="0076561C">
                              <w:rPr>
                                <w:sz w:val="18"/>
                                <w:szCs w:val="16"/>
                              </w:rPr>
                              <w:fldChar w:fldCharType="end"/>
                            </w:r>
                            <w:r w:rsidRPr="0076561C">
                              <w:rPr>
                                <w:sz w:val="18"/>
                                <w:szCs w:val="16"/>
                              </w:rPr>
                              <w:t xml:space="preserve">-&gt; Robot 2: Função </w:t>
                            </w:r>
                            <w:proofErr w:type="spellStart"/>
                            <w:r w:rsidRPr="0076561C">
                              <w:rPr>
                                <w:sz w:val="18"/>
                                <w:szCs w:val="16"/>
                              </w:rPr>
                              <w:t>Config_Battery</w:t>
                            </w:r>
                            <w:bookmarkEnd w:id="3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2F311E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6.45pt;margin-top:211.3pt;width:439.4pt;height:.05pt;z-index:-2516582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" stroked="f">
                <v:textbox style="mso-fit-shape-to-text:t" inset="0,0,0,0">
                  <w:txbxContent>
                    <w:p w14:paraId="1F9C20FF" w14:textId="3DF74EA8" w:rsidR="0076561C" w:rsidRPr="0076561C" w:rsidRDefault="0076561C" w:rsidP="0076561C">
                      <w:pPr>
                        <w:pStyle w:val="Legenda"/>
                        <w:ind w:left="1701"/>
                        <w:rPr>
                          <w:bCs/>
                          <w:sz w:val="18"/>
                          <w:szCs w:val="16"/>
                        </w:rPr>
                      </w:pPr>
                      <w:bookmarkStart w:id="39" w:name="_Toc180428678"/>
                      <w:r w:rsidRPr="0076561C">
                        <w:rPr>
                          <w:sz w:val="18"/>
                          <w:szCs w:val="16"/>
                        </w:rPr>
                        <w:t xml:space="preserve">Figura </w:t>
                      </w:r>
                      <w:r w:rsidRPr="0076561C">
                        <w:rPr>
                          <w:sz w:val="18"/>
                          <w:szCs w:val="16"/>
                        </w:rPr>
                        <w:fldChar w:fldCharType="begin"/>
                      </w:r>
                      <w:r w:rsidRPr="0076561C">
                        <w:rPr>
                          <w:sz w:val="18"/>
                          <w:szCs w:val="16"/>
                        </w:rPr>
                        <w:instrText xml:space="preserve"> SEQ Figura \* ARABIC </w:instrText>
                      </w:r>
                      <w:r w:rsidRPr="0076561C">
                        <w:rPr>
                          <w:sz w:val="18"/>
                          <w:szCs w:val="16"/>
                        </w:rPr>
                        <w:fldChar w:fldCharType="separate"/>
                      </w:r>
                      <w:r w:rsidR="004516BA">
                        <w:rPr>
                          <w:noProof/>
                          <w:sz w:val="18"/>
                          <w:szCs w:val="16"/>
                        </w:rPr>
                        <w:t>15</w:t>
                      </w:r>
                      <w:r w:rsidRPr="0076561C">
                        <w:rPr>
                          <w:sz w:val="18"/>
                          <w:szCs w:val="16"/>
                        </w:rPr>
                        <w:fldChar w:fldCharType="end"/>
                      </w:r>
                      <w:r w:rsidRPr="0076561C">
                        <w:rPr>
                          <w:sz w:val="18"/>
                          <w:szCs w:val="16"/>
                        </w:rPr>
                        <w:t xml:space="preserve">-&gt; Robot 2: Função </w:t>
                      </w:r>
                      <w:proofErr w:type="spellStart"/>
                      <w:r w:rsidRPr="0076561C">
                        <w:rPr>
                          <w:sz w:val="18"/>
                          <w:szCs w:val="16"/>
                        </w:rPr>
                        <w:t>Config_Battery</w:t>
                      </w:r>
                      <w:bookmarkEnd w:id="39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76561C">
        <w:rPr>
          <w:b/>
          <w:bCs/>
          <w:noProof/>
        </w:rPr>
        <w:drawing>
          <wp:anchor distT="0" distB="0" distL="114300" distR="114300" simplePos="0" relativeHeight="251658241" behindDoc="1" locked="0" layoutInCell="1" allowOverlap="1" wp14:anchorId="7B665C56" wp14:editId="67A293A6">
            <wp:simplePos x="0" y="0"/>
            <wp:positionH relativeFrom="column">
              <wp:posOffset>335915</wp:posOffset>
            </wp:positionH>
            <wp:positionV relativeFrom="paragraph">
              <wp:posOffset>145415</wp:posOffset>
            </wp:positionV>
            <wp:extent cx="5580380" cy="2480945"/>
            <wp:effectExtent l="0" t="0" r="1270" b="0"/>
            <wp:wrapNone/>
            <wp:docPr id="51249771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97713" name="Imagem 1" descr="Uma imagem com texto, captura de ecrã, Tipo de letr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1DADC" w14:textId="49D9BA6A" w:rsidR="0076561C" w:rsidRDefault="0076561C" w:rsidP="0076561C">
      <w:pPr>
        <w:pStyle w:val="PargrafodaLista"/>
        <w:ind w:left="1494" w:firstLine="0"/>
      </w:pPr>
    </w:p>
    <w:p w14:paraId="6EBB1ABB" w14:textId="77777777" w:rsidR="0076561C" w:rsidRDefault="0076561C" w:rsidP="0076561C">
      <w:pPr>
        <w:pStyle w:val="PargrafodaLista"/>
        <w:ind w:left="1494" w:firstLine="0"/>
      </w:pPr>
    </w:p>
    <w:p w14:paraId="0547D2E2" w14:textId="77777777" w:rsidR="0076561C" w:rsidRDefault="0076561C" w:rsidP="0076561C">
      <w:pPr>
        <w:pStyle w:val="PargrafodaLista"/>
        <w:ind w:left="1494" w:firstLine="0"/>
      </w:pPr>
    </w:p>
    <w:p w14:paraId="405493AB" w14:textId="77777777" w:rsidR="0076561C" w:rsidRDefault="0076561C" w:rsidP="0076561C">
      <w:pPr>
        <w:pStyle w:val="PargrafodaLista"/>
        <w:ind w:left="1494" w:firstLine="0"/>
      </w:pPr>
    </w:p>
    <w:p w14:paraId="4CA2FF77" w14:textId="77777777" w:rsidR="0076561C" w:rsidRDefault="0076561C" w:rsidP="0076561C">
      <w:pPr>
        <w:pStyle w:val="PargrafodaLista"/>
        <w:ind w:left="1494" w:firstLine="0"/>
      </w:pPr>
    </w:p>
    <w:p w14:paraId="444D06A7" w14:textId="77777777" w:rsidR="0076561C" w:rsidRDefault="0076561C" w:rsidP="0076561C">
      <w:pPr>
        <w:pStyle w:val="PargrafodaLista"/>
        <w:ind w:left="1494" w:firstLine="0"/>
      </w:pPr>
    </w:p>
    <w:p w14:paraId="10B6AFA2" w14:textId="77777777" w:rsidR="0076561C" w:rsidRDefault="0076561C" w:rsidP="0076561C">
      <w:pPr>
        <w:pStyle w:val="PargrafodaLista"/>
        <w:ind w:left="1494" w:firstLine="0"/>
      </w:pPr>
    </w:p>
    <w:p w14:paraId="042CC25B" w14:textId="77777777" w:rsidR="0076561C" w:rsidRDefault="0076561C" w:rsidP="0076561C">
      <w:pPr>
        <w:pStyle w:val="PargrafodaLista"/>
        <w:ind w:left="1494" w:firstLine="0"/>
      </w:pPr>
    </w:p>
    <w:p w14:paraId="6C92CC6A" w14:textId="77777777" w:rsidR="0076561C" w:rsidRDefault="0076561C" w:rsidP="0076561C">
      <w:pPr>
        <w:pStyle w:val="PargrafodaLista"/>
        <w:ind w:left="1494" w:firstLine="0"/>
      </w:pPr>
    </w:p>
    <w:p w14:paraId="0EF421C4" w14:textId="77777777" w:rsidR="0076561C" w:rsidRDefault="0076561C" w:rsidP="0076561C">
      <w:pPr>
        <w:pStyle w:val="PargrafodaLista"/>
        <w:ind w:left="1494" w:firstLine="0"/>
      </w:pPr>
    </w:p>
    <w:p w14:paraId="51C470C5" w14:textId="21A06353" w:rsidR="0076561C" w:rsidRDefault="0076561C" w:rsidP="0076561C">
      <w:pPr>
        <w:pStyle w:val="PargrafodaLista"/>
        <w:ind w:left="1494" w:firstLine="0"/>
      </w:pPr>
      <w:r>
        <w:tab/>
      </w:r>
    </w:p>
    <w:p w14:paraId="4D21805C" w14:textId="77777777" w:rsidR="0076561C" w:rsidRDefault="0076561C" w:rsidP="0076561C">
      <w:pPr>
        <w:pStyle w:val="PargrafodaLista"/>
        <w:ind w:left="1494" w:firstLine="0"/>
      </w:pPr>
    </w:p>
    <w:p w14:paraId="34EB7A2F" w14:textId="77777777" w:rsidR="0076561C" w:rsidRDefault="0076561C" w:rsidP="0076561C">
      <w:pPr>
        <w:pStyle w:val="PargrafodaLista"/>
        <w:ind w:left="1494" w:firstLine="0"/>
      </w:pPr>
    </w:p>
    <w:p w14:paraId="6002EBF7" w14:textId="194631A6" w:rsidR="003609D1" w:rsidRDefault="003609D1" w:rsidP="003609D1">
      <w:pPr>
        <w:pStyle w:val="PargrafodaLista"/>
        <w:numPr>
          <w:ilvl w:val="0"/>
          <w:numId w:val="21"/>
        </w:numPr>
      </w:pPr>
      <w:r>
        <w:t xml:space="preserve">Cada um dos modos vai </w:t>
      </w:r>
      <w:r w:rsidR="002E6531">
        <w:t>ter</w:t>
      </w:r>
      <w:r>
        <w:t xml:space="preserve"> diferentes valores de potência;</w:t>
      </w:r>
    </w:p>
    <w:p w14:paraId="5D7D0D23" w14:textId="5C53A5C4" w:rsidR="0076561C" w:rsidRDefault="003B4CFB" w:rsidP="003609D1">
      <w:pPr>
        <w:pStyle w:val="PargrafodaLista"/>
        <w:numPr>
          <w:ilvl w:val="0"/>
          <w:numId w:val="21"/>
        </w:numPr>
      </w:pPr>
      <w:r>
        <w:t xml:space="preserve">Conforme o Modo do </w:t>
      </w:r>
      <w:proofErr w:type="spellStart"/>
      <w:r>
        <w:t>Cleaner</w:t>
      </w:r>
      <w:proofErr w:type="spellEnd"/>
      <w:r>
        <w:t>, da capacidade da bateria e da tensão, é calculado o consu</w:t>
      </w:r>
      <w:r w:rsidR="005F7D11">
        <w:t xml:space="preserve">mo da bateria por segundo (ou </w:t>
      </w:r>
      <w:proofErr w:type="spellStart"/>
      <w:r w:rsidR="005F7D11">
        <w:t>tick</w:t>
      </w:r>
      <w:proofErr w:type="spellEnd"/>
      <w:r w:rsidR="005F7D11">
        <w:t>).</w:t>
      </w:r>
    </w:p>
    <w:p w14:paraId="06601E12" w14:textId="77777777" w:rsidR="00873135" w:rsidRDefault="00873135" w:rsidP="005F7D11">
      <w:pPr>
        <w:ind w:left="1134" w:firstLine="0"/>
      </w:pPr>
    </w:p>
    <w:p w14:paraId="64AA82F2" w14:textId="7CF68E93" w:rsidR="00D82076" w:rsidRDefault="00236B1E" w:rsidP="002812BB">
      <w:pPr>
        <w:pStyle w:val="PargrafodaLista"/>
        <w:numPr>
          <w:ilvl w:val="0"/>
          <w:numId w:val="27"/>
        </w:numPr>
        <w:rPr>
          <w:b/>
          <w:bCs/>
          <w:sz w:val="28"/>
          <w:szCs w:val="24"/>
        </w:rPr>
      </w:pPr>
      <w:r w:rsidRPr="00236B1E">
        <w:rPr>
          <w:b/>
          <w:bCs/>
          <w:sz w:val="28"/>
          <w:szCs w:val="24"/>
        </w:rPr>
        <w:t>Diferentes tons de poluição</w:t>
      </w:r>
    </w:p>
    <w:p w14:paraId="7544E64C" w14:textId="2E911EDA" w:rsidR="00236B1E" w:rsidRPr="00236B1E" w:rsidRDefault="00012B2A" w:rsidP="00236B1E">
      <w:pPr>
        <w:pStyle w:val="PargrafodaLista"/>
        <w:ind w:left="1487" w:firstLine="0"/>
        <w:rPr>
          <w:b/>
          <w:bCs/>
          <w:sz w:val="28"/>
          <w:szCs w:val="24"/>
        </w:rPr>
      </w:pPr>
      <w:r w:rsidRPr="00335386">
        <w:rPr>
          <w:b/>
          <w:bCs/>
          <w:noProof/>
          <w:sz w:val="28"/>
          <w:szCs w:val="24"/>
        </w:rPr>
        <w:drawing>
          <wp:anchor distT="0" distB="0" distL="114300" distR="114300" simplePos="0" relativeHeight="251658243" behindDoc="1" locked="0" layoutInCell="1" allowOverlap="1" wp14:anchorId="1887FE94" wp14:editId="71D5439A">
            <wp:simplePos x="0" y="0"/>
            <wp:positionH relativeFrom="margin">
              <wp:posOffset>-636</wp:posOffset>
            </wp:positionH>
            <wp:positionV relativeFrom="paragraph">
              <wp:posOffset>35560</wp:posOffset>
            </wp:positionV>
            <wp:extent cx="5805633" cy="2749550"/>
            <wp:effectExtent l="0" t="0" r="5080" b="0"/>
            <wp:wrapNone/>
            <wp:docPr id="227160602" name="Imagem 1" descr="Uma imagem com texto, software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60602" name="Imagem 1" descr="Uma imagem com texto, software, Tipo de letra, captura de ecrã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898" cy="2755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8E757" w14:textId="77777777" w:rsidR="00236B1E" w:rsidRPr="007B127D" w:rsidRDefault="00236B1E" w:rsidP="00236B1E">
      <w:pPr>
        <w:pStyle w:val="PargrafodaLista"/>
        <w:ind w:left="1487" w:firstLine="0"/>
      </w:pPr>
    </w:p>
    <w:p w14:paraId="4A53B21B" w14:textId="77777777" w:rsidR="00B82D53" w:rsidRPr="00B82D53" w:rsidRDefault="00B82D53" w:rsidP="00B82D53">
      <w:pPr>
        <w:pStyle w:val="PargrafodaLista"/>
        <w:ind w:left="1487" w:firstLine="0"/>
      </w:pPr>
    </w:p>
    <w:p w14:paraId="1E4BA6EF" w14:textId="77777777" w:rsidR="005E4212" w:rsidRDefault="005E4212"/>
    <w:p w14:paraId="12DA3E47" w14:textId="77777777" w:rsidR="00012B2A" w:rsidRDefault="00012B2A"/>
    <w:p w14:paraId="39EFB38C" w14:textId="77777777" w:rsidR="00012B2A" w:rsidRDefault="00012B2A"/>
    <w:p w14:paraId="7BDA03FE" w14:textId="77777777" w:rsidR="00012B2A" w:rsidRDefault="00012B2A"/>
    <w:p w14:paraId="7DB1E49F" w14:textId="77777777" w:rsidR="00012B2A" w:rsidRDefault="00012B2A"/>
    <w:p w14:paraId="0D582959" w14:textId="11A44614" w:rsidR="00012B2A" w:rsidRDefault="00012B2A"/>
    <w:p w14:paraId="791DE53D" w14:textId="66211533" w:rsidR="00012B2A" w:rsidRDefault="00012B2A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4735A559" wp14:editId="1857D9FA">
                <wp:simplePos x="0" y="0"/>
                <wp:positionH relativeFrom="margin">
                  <wp:align>center</wp:align>
                </wp:positionH>
                <wp:positionV relativeFrom="paragraph">
                  <wp:posOffset>46355</wp:posOffset>
                </wp:positionV>
                <wp:extent cx="4616450" cy="273050"/>
                <wp:effectExtent l="0" t="0" r="0" b="0"/>
                <wp:wrapNone/>
                <wp:docPr id="139896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645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137718" w14:textId="10638CD8" w:rsidR="00012B2A" w:rsidRPr="00012B2A" w:rsidRDefault="00012B2A" w:rsidP="00012B2A">
                            <w:pPr>
                              <w:pStyle w:val="Legenda"/>
                              <w:ind w:left="567"/>
                              <w:rPr>
                                <w:bCs/>
                                <w:szCs w:val="16"/>
                              </w:rPr>
                            </w:pPr>
                            <w:bookmarkStart w:id="40" w:name="_Toc180428679"/>
                            <w:r w:rsidRPr="00012B2A">
                              <w:rPr>
                                <w:sz w:val="18"/>
                                <w:szCs w:val="16"/>
                              </w:rPr>
                              <w:t xml:space="preserve">Figura </w:t>
                            </w:r>
                            <w:r w:rsidRPr="00012B2A">
                              <w:rPr>
                                <w:sz w:val="18"/>
                                <w:szCs w:val="16"/>
                              </w:rPr>
                              <w:fldChar w:fldCharType="begin"/>
                            </w:r>
                            <w:r w:rsidRPr="00012B2A">
                              <w:rPr>
                                <w:sz w:val="18"/>
                                <w:szCs w:val="16"/>
                              </w:rPr>
                              <w:instrText xml:space="preserve"> SEQ Figura \* ARABIC </w:instrText>
                            </w:r>
                            <w:r w:rsidRPr="00012B2A">
                              <w:rPr>
                                <w:sz w:val="18"/>
                                <w:szCs w:val="16"/>
                              </w:rPr>
                              <w:fldChar w:fldCharType="separate"/>
                            </w:r>
                            <w:r w:rsidR="004516BA">
                              <w:rPr>
                                <w:noProof/>
                                <w:sz w:val="18"/>
                                <w:szCs w:val="16"/>
                              </w:rPr>
                              <w:t>16</w:t>
                            </w:r>
                            <w:r w:rsidRPr="00012B2A">
                              <w:rPr>
                                <w:sz w:val="18"/>
                                <w:szCs w:val="16"/>
                              </w:rPr>
                              <w:fldChar w:fldCharType="end"/>
                            </w:r>
                            <w:r w:rsidRPr="00012B2A">
                              <w:rPr>
                                <w:sz w:val="18"/>
                                <w:szCs w:val="16"/>
                              </w:rPr>
                              <w:t xml:space="preserve">-&gt; Robot 2: Comportamento </w:t>
                            </w:r>
                            <w:proofErr w:type="spellStart"/>
                            <w:r w:rsidRPr="00012B2A">
                              <w:rPr>
                                <w:sz w:val="18"/>
                                <w:szCs w:val="16"/>
                              </w:rPr>
                              <w:t>Cleaner</w:t>
                            </w:r>
                            <w:proofErr w:type="spellEnd"/>
                            <w:r w:rsidRPr="00012B2A">
                              <w:rPr>
                                <w:sz w:val="18"/>
                                <w:szCs w:val="16"/>
                              </w:rPr>
                              <w:t xml:space="preserve"> perante poluição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5A559" id="_x0000_s1027" type="#_x0000_t202" style="position:absolute;left:0;text-align:left;margin-left:0;margin-top:3.65pt;width:363.5pt;height:21.5pt;z-index:-2516582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" stroked="f">
                <v:textbox inset="0,0,0,0">
                  <w:txbxContent>
                    <w:p w14:paraId="25137718" w14:textId="10638CD8" w:rsidR="00012B2A" w:rsidRPr="00012B2A" w:rsidRDefault="00012B2A" w:rsidP="00012B2A">
                      <w:pPr>
                        <w:pStyle w:val="Legenda"/>
                        <w:ind w:left="567"/>
                        <w:rPr>
                          <w:bCs/>
                          <w:szCs w:val="16"/>
                        </w:rPr>
                      </w:pPr>
                      <w:bookmarkStart w:id="41" w:name="_Toc180428679"/>
                      <w:r w:rsidRPr="00012B2A">
                        <w:rPr>
                          <w:sz w:val="18"/>
                          <w:szCs w:val="16"/>
                        </w:rPr>
                        <w:t xml:space="preserve">Figura </w:t>
                      </w:r>
                      <w:r w:rsidRPr="00012B2A">
                        <w:rPr>
                          <w:sz w:val="18"/>
                          <w:szCs w:val="16"/>
                        </w:rPr>
                        <w:fldChar w:fldCharType="begin"/>
                      </w:r>
                      <w:r w:rsidRPr="00012B2A">
                        <w:rPr>
                          <w:sz w:val="18"/>
                          <w:szCs w:val="16"/>
                        </w:rPr>
                        <w:instrText xml:space="preserve"> SEQ Figura \* ARABIC </w:instrText>
                      </w:r>
                      <w:r w:rsidRPr="00012B2A">
                        <w:rPr>
                          <w:sz w:val="18"/>
                          <w:szCs w:val="16"/>
                        </w:rPr>
                        <w:fldChar w:fldCharType="separate"/>
                      </w:r>
                      <w:r w:rsidR="004516BA">
                        <w:rPr>
                          <w:noProof/>
                          <w:sz w:val="18"/>
                          <w:szCs w:val="16"/>
                        </w:rPr>
                        <w:t>16</w:t>
                      </w:r>
                      <w:r w:rsidRPr="00012B2A">
                        <w:rPr>
                          <w:sz w:val="18"/>
                          <w:szCs w:val="16"/>
                        </w:rPr>
                        <w:fldChar w:fldCharType="end"/>
                      </w:r>
                      <w:r w:rsidRPr="00012B2A">
                        <w:rPr>
                          <w:sz w:val="18"/>
                          <w:szCs w:val="16"/>
                        </w:rPr>
                        <w:t xml:space="preserve">-&gt; Robot 2: Comportamento </w:t>
                      </w:r>
                      <w:proofErr w:type="spellStart"/>
                      <w:r w:rsidRPr="00012B2A">
                        <w:rPr>
                          <w:sz w:val="18"/>
                          <w:szCs w:val="16"/>
                        </w:rPr>
                        <w:t>Cleaner</w:t>
                      </w:r>
                      <w:proofErr w:type="spellEnd"/>
                      <w:r w:rsidRPr="00012B2A">
                        <w:rPr>
                          <w:sz w:val="18"/>
                          <w:szCs w:val="16"/>
                        </w:rPr>
                        <w:t xml:space="preserve"> perante poluição</w:t>
                      </w:r>
                      <w:bookmarkEnd w:id="4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05199B" w14:textId="27B1530D" w:rsidR="00012B2A" w:rsidRDefault="005E3B2D" w:rsidP="005E3B2D">
      <w:pPr>
        <w:pStyle w:val="PargrafodaLista"/>
        <w:numPr>
          <w:ilvl w:val="0"/>
          <w:numId w:val="29"/>
        </w:numPr>
      </w:pPr>
      <w:r>
        <w:lastRenderedPageBreak/>
        <w:t xml:space="preserve">Os </w:t>
      </w:r>
      <w:proofErr w:type="spellStart"/>
      <w:r w:rsidRPr="00612F4B">
        <w:rPr>
          <w:i/>
          <w:iCs/>
        </w:rPr>
        <w:t>polluters</w:t>
      </w:r>
      <w:proofErr w:type="spellEnd"/>
      <w:r>
        <w:t xml:space="preserve"> vão </w:t>
      </w:r>
      <w:r w:rsidR="00612F4B">
        <w:t>inserir ‘lixos’ de diferentes tons de uma determinada cor;</w:t>
      </w:r>
    </w:p>
    <w:p w14:paraId="2137E4E9" w14:textId="4F8984C1" w:rsidR="00612F4B" w:rsidRDefault="00825920" w:rsidP="005E3B2D">
      <w:pPr>
        <w:pStyle w:val="PargrafodaLista"/>
        <w:numPr>
          <w:ilvl w:val="0"/>
          <w:numId w:val="29"/>
        </w:numPr>
      </w:pPr>
      <w:r>
        <w:t xml:space="preserve">O </w:t>
      </w:r>
      <w:proofErr w:type="spellStart"/>
      <w:r w:rsidRPr="00B3588B">
        <w:rPr>
          <w:i/>
          <w:iCs/>
        </w:rPr>
        <w:t>Cleaner</w:t>
      </w:r>
      <w:proofErr w:type="spellEnd"/>
      <w:r w:rsidRPr="00B3588B">
        <w:rPr>
          <w:i/>
          <w:iCs/>
        </w:rPr>
        <w:t xml:space="preserve"> </w:t>
      </w:r>
      <w:r>
        <w:t>vai ter diferentes comportamentos, dependendo do modo em que se encontrar:</w:t>
      </w:r>
    </w:p>
    <w:p w14:paraId="1754BA2B" w14:textId="0B0D6862" w:rsidR="00085148" w:rsidRPr="00267ED3" w:rsidRDefault="007945A5" w:rsidP="003D1F5D">
      <w:pPr>
        <w:pStyle w:val="PargrafodaLista"/>
        <w:numPr>
          <w:ilvl w:val="1"/>
          <w:numId w:val="29"/>
        </w:numPr>
        <w:rPr>
          <w:b/>
          <w:bCs/>
        </w:rPr>
      </w:pPr>
      <w:proofErr w:type="spellStart"/>
      <w:r w:rsidRPr="00267ED3">
        <w:rPr>
          <w:b/>
          <w:bCs/>
        </w:rPr>
        <w:t>Full</w:t>
      </w:r>
      <w:proofErr w:type="spellEnd"/>
      <w:r w:rsidRPr="00267ED3">
        <w:rPr>
          <w:b/>
          <w:bCs/>
        </w:rPr>
        <w:t xml:space="preserve"> </w:t>
      </w:r>
      <w:proofErr w:type="spellStart"/>
      <w:r w:rsidRPr="00267ED3">
        <w:rPr>
          <w:b/>
          <w:bCs/>
        </w:rPr>
        <w:t>Mode</w:t>
      </w:r>
      <w:proofErr w:type="spellEnd"/>
      <w:r w:rsidR="00085148" w:rsidRPr="00267ED3">
        <w:rPr>
          <w:b/>
          <w:bCs/>
        </w:rPr>
        <w:t>:</w:t>
      </w:r>
    </w:p>
    <w:p w14:paraId="3F4B397A" w14:textId="29D508AA" w:rsidR="00B3588B" w:rsidRDefault="007945A5" w:rsidP="00085148">
      <w:pPr>
        <w:pStyle w:val="PargrafodaLista"/>
        <w:numPr>
          <w:ilvl w:val="2"/>
          <w:numId w:val="29"/>
        </w:numPr>
      </w:pPr>
      <w:r>
        <w:t xml:space="preserve">Neste modo, o </w:t>
      </w:r>
      <w:proofErr w:type="spellStart"/>
      <w:r w:rsidRPr="00B3588B">
        <w:rPr>
          <w:i/>
          <w:iCs/>
        </w:rPr>
        <w:t>cleaner</w:t>
      </w:r>
      <w:proofErr w:type="spellEnd"/>
      <w:r w:rsidR="00B3588B">
        <w:rPr>
          <w:i/>
          <w:iCs/>
        </w:rPr>
        <w:t xml:space="preserve"> </w:t>
      </w:r>
      <w:r w:rsidR="00B3588B">
        <w:t xml:space="preserve">vai apenas demorar 1 </w:t>
      </w:r>
      <w:proofErr w:type="spellStart"/>
      <w:r w:rsidR="00B3588B" w:rsidRPr="00267ED3">
        <w:rPr>
          <w:i/>
          <w:iCs/>
        </w:rPr>
        <w:t>tick</w:t>
      </w:r>
      <w:proofErr w:type="spellEnd"/>
      <w:r w:rsidR="00B3588B">
        <w:t xml:space="preserve"> a limpar o </w:t>
      </w:r>
      <w:proofErr w:type="spellStart"/>
      <w:r w:rsidR="00B3588B" w:rsidRPr="00B3588B">
        <w:rPr>
          <w:i/>
          <w:iCs/>
        </w:rPr>
        <w:t>patch</w:t>
      </w:r>
      <w:proofErr w:type="spellEnd"/>
      <w:r w:rsidR="00B3588B">
        <w:t xml:space="preserve"> que se encontra</w:t>
      </w:r>
      <w:r w:rsidR="00085148">
        <w:t>, com todo o tipo de lixo</w:t>
      </w:r>
      <w:r w:rsidR="00547774">
        <w:t>.</w:t>
      </w:r>
    </w:p>
    <w:p w14:paraId="0C1D32F1" w14:textId="7C94AED6" w:rsidR="00085148" w:rsidRPr="00267ED3" w:rsidRDefault="003F2117" w:rsidP="003D1F5D">
      <w:pPr>
        <w:pStyle w:val="PargrafodaLista"/>
        <w:numPr>
          <w:ilvl w:val="1"/>
          <w:numId w:val="29"/>
        </w:numPr>
        <w:rPr>
          <w:b/>
          <w:bCs/>
        </w:rPr>
      </w:pPr>
      <w:proofErr w:type="spellStart"/>
      <w:r w:rsidRPr="00267ED3">
        <w:rPr>
          <w:b/>
          <w:bCs/>
        </w:rPr>
        <w:t>Medium</w:t>
      </w:r>
      <w:proofErr w:type="spellEnd"/>
      <w:r w:rsidRPr="00267ED3">
        <w:rPr>
          <w:b/>
          <w:bCs/>
        </w:rPr>
        <w:t xml:space="preserve"> </w:t>
      </w:r>
      <w:proofErr w:type="spellStart"/>
      <w:r w:rsidRPr="00267ED3">
        <w:rPr>
          <w:b/>
          <w:bCs/>
        </w:rPr>
        <w:t>Mode</w:t>
      </w:r>
      <w:proofErr w:type="spellEnd"/>
      <w:r w:rsidRPr="00267ED3">
        <w:rPr>
          <w:b/>
          <w:bCs/>
        </w:rPr>
        <w:t>:</w:t>
      </w:r>
    </w:p>
    <w:p w14:paraId="555465B1" w14:textId="02999557" w:rsidR="002A4B91" w:rsidRDefault="008A387E" w:rsidP="002A4B91">
      <w:pPr>
        <w:pStyle w:val="PargrafodaLista"/>
        <w:numPr>
          <w:ilvl w:val="2"/>
          <w:numId w:val="29"/>
        </w:numPr>
      </w:pPr>
      <w:r>
        <w:t>O</w:t>
      </w:r>
      <w:r w:rsidR="0003315B">
        <w:t>s lixos considerados</w:t>
      </w:r>
      <w:r w:rsidR="00267ED3">
        <w:t xml:space="preserve"> “leves” e “normais”, o </w:t>
      </w:r>
      <w:proofErr w:type="spellStart"/>
      <w:r w:rsidR="00267ED3" w:rsidRPr="00267ED3">
        <w:rPr>
          <w:i/>
          <w:iCs/>
        </w:rPr>
        <w:t>cleaner</w:t>
      </w:r>
      <w:proofErr w:type="spellEnd"/>
      <w:r w:rsidR="00267ED3">
        <w:t xml:space="preserve"> só necessita de 1 </w:t>
      </w:r>
      <w:proofErr w:type="spellStart"/>
      <w:r w:rsidR="00267ED3" w:rsidRPr="00267ED3">
        <w:rPr>
          <w:i/>
          <w:iCs/>
        </w:rPr>
        <w:t>tick</w:t>
      </w:r>
      <w:proofErr w:type="spellEnd"/>
      <w:r w:rsidR="00267ED3">
        <w:t xml:space="preserve"> para limpar o </w:t>
      </w:r>
      <w:proofErr w:type="spellStart"/>
      <w:r w:rsidR="00267ED3" w:rsidRPr="00267ED3">
        <w:rPr>
          <w:i/>
          <w:iCs/>
        </w:rPr>
        <w:t>patch</w:t>
      </w:r>
      <w:proofErr w:type="spellEnd"/>
      <w:r w:rsidR="00267ED3">
        <w:t xml:space="preserve"> em questão</w:t>
      </w:r>
      <w:r>
        <w:t>;</w:t>
      </w:r>
    </w:p>
    <w:p w14:paraId="06D5218A" w14:textId="775D5D65" w:rsidR="008A387E" w:rsidRDefault="008A387E" w:rsidP="002A4B91">
      <w:pPr>
        <w:pStyle w:val="PargrafodaLista"/>
        <w:numPr>
          <w:ilvl w:val="2"/>
          <w:numId w:val="29"/>
        </w:numPr>
      </w:pPr>
      <w:r>
        <w:t>Os lixos considerados “pesados”</w:t>
      </w:r>
      <w:r w:rsidR="0035682C">
        <w:t xml:space="preserve">, o </w:t>
      </w:r>
      <w:proofErr w:type="spellStart"/>
      <w:r w:rsidR="0035682C">
        <w:t>cleaner</w:t>
      </w:r>
      <w:proofErr w:type="spellEnd"/>
      <w:r w:rsidR="009428D7">
        <w:t xml:space="preserve"> </w:t>
      </w:r>
      <w:r w:rsidR="00642FAF">
        <w:t xml:space="preserve">vai aumentar o valor do </w:t>
      </w:r>
      <w:proofErr w:type="spellStart"/>
      <w:r w:rsidR="00642FAF">
        <w:t>pcolor</w:t>
      </w:r>
      <w:proofErr w:type="spellEnd"/>
      <w:r w:rsidR="00642FAF">
        <w:t xml:space="preserve"> até o </w:t>
      </w:r>
      <w:proofErr w:type="spellStart"/>
      <w:r w:rsidR="00642FAF">
        <w:t>cleaner</w:t>
      </w:r>
      <w:proofErr w:type="spellEnd"/>
      <w:r w:rsidR="00642FAF">
        <w:t xml:space="preserve"> encontrar se em condições de limpar facilmente o lixo</w:t>
      </w:r>
      <w:r w:rsidR="00547774">
        <w:t>.</w:t>
      </w:r>
    </w:p>
    <w:p w14:paraId="16305891" w14:textId="4D41BCB7" w:rsidR="00642FAF" w:rsidRPr="00C36063" w:rsidRDefault="00D32FE5" w:rsidP="00725AFD">
      <w:pPr>
        <w:pStyle w:val="PargrafodaLista"/>
        <w:numPr>
          <w:ilvl w:val="1"/>
          <w:numId w:val="29"/>
        </w:numPr>
        <w:rPr>
          <w:b/>
          <w:bCs/>
        </w:rPr>
      </w:pPr>
      <w:r w:rsidRPr="00C36063">
        <w:rPr>
          <w:b/>
          <w:bCs/>
        </w:rPr>
        <w:t xml:space="preserve">Eco </w:t>
      </w:r>
      <w:proofErr w:type="spellStart"/>
      <w:r w:rsidRPr="00C36063">
        <w:rPr>
          <w:b/>
          <w:bCs/>
        </w:rPr>
        <w:t>Mode</w:t>
      </w:r>
      <w:proofErr w:type="spellEnd"/>
      <w:r w:rsidRPr="00C36063">
        <w:rPr>
          <w:b/>
          <w:bCs/>
        </w:rPr>
        <w:t>:</w:t>
      </w:r>
    </w:p>
    <w:p w14:paraId="38D3BE0F" w14:textId="3174D35F" w:rsidR="00C36063" w:rsidRPr="00135A2C" w:rsidRDefault="00C36063" w:rsidP="00C36063">
      <w:pPr>
        <w:pStyle w:val="PargrafodaLista"/>
        <w:numPr>
          <w:ilvl w:val="2"/>
          <w:numId w:val="29"/>
        </w:numPr>
        <w:rPr>
          <w:b/>
          <w:bCs/>
        </w:rPr>
      </w:pPr>
      <w:r>
        <w:t xml:space="preserve">Os lixos considerados “leves”, o </w:t>
      </w:r>
      <w:proofErr w:type="spellStart"/>
      <w:r>
        <w:t>cleaner</w:t>
      </w:r>
      <w:proofErr w:type="spellEnd"/>
      <w:r>
        <w:t xml:space="preserve"> necessita de 1 </w:t>
      </w:r>
      <w:proofErr w:type="spellStart"/>
      <w:r>
        <w:t>tick</w:t>
      </w:r>
      <w:proofErr w:type="spellEnd"/>
      <w:r>
        <w:t xml:space="preserve"> para limpar o </w:t>
      </w:r>
      <w:proofErr w:type="spellStart"/>
      <w:r>
        <w:t>patch</w:t>
      </w:r>
      <w:proofErr w:type="spellEnd"/>
      <w:r>
        <w:t xml:space="preserve"> em questão;</w:t>
      </w:r>
    </w:p>
    <w:p w14:paraId="035CB386" w14:textId="443ECFDA" w:rsidR="00135A2C" w:rsidRPr="00C36063" w:rsidRDefault="00135A2C" w:rsidP="00C36063">
      <w:pPr>
        <w:pStyle w:val="PargrafodaLista"/>
        <w:numPr>
          <w:ilvl w:val="2"/>
          <w:numId w:val="29"/>
        </w:numPr>
        <w:rPr>
          <w:b/>
          <w:bCs/>
        </w:rPr>
      </w:pPr>
      <w:r>
        <w:t>Os livros considerados “normais” e “pesados</w:t>
      </w:r>
      <w:r w:rsidR="00547774">
        <w:t>”</w:t>
      </w:r>
      <w:r>
        <w:t xml:space="preserve">, o </w:t>
      </w:r>
      <w:proofErr w:type="spellStart"/>
      <w:r w:rsidRPr="00547774">
        <w:rPr>
          <w:i/>
          <w:iCs/>
        </w:rPr>
        <w:t>cleaner</w:t>
      </w:r>
      <w:proofErr w:type="spellEnd"/>
      <w:r>
        <w:t xml:space="preserve"> vai aumentar o valor do </w:t>
      </w:r>
      <w:proofErr w:type="spellStart"/>
      <w:r w:rsidRPr="00547774">
        <w:rPr>
          <w:i/>
          <w:iCs/>
        </w:rPr>
        <w:t>pcolor</w:t>
      </w:r>
      <w:proofErr w:type="spellEnd"/>
      <w:r>
        <w:t xml:space="preserve"> até </w:t>
      </w:r>
      <w:r w:rsidR="00547774">
        <w:t xml:space="preserve">o lixo que se encontrar no </w:t>
      </w:r>
      <w:proofErr w:type="spellStart"/>
      <w:r w:rsidR="00547774" w:rsidRPr="00547774">
        <w:rPr>
          <w:i/>
          <w:iCs/>
        </w:rPr>
        <w:t>patch</w:t>
      </w:r>
      <w:proofErr w:type="spellEnd"/>
      <w:r w:rsidR="00547774" w:rsidRPr="00547774">
        <w:rPr>
          <w:i/>
          <w:iCs/>
        </w:rPr>
        <w:t xml:space="preserve"> </w:t>
      </w:r>
      <w:r w:rsidR="00547774">
        <w:t>for considerado “leve”.</w:t>
      </w:r>
    </w:p>
    <w:p w14:paraId="38DA7A1F" w14:textId="3CB131BB" w:rsidR="00012B2A" w:rsidRDefault="001301AB" w:rsidP="00A71ABA">
      <w:pPr>
        <w:pStyle w:val="PargrafodaLista"/>
        <w:numPr>
          <w:ilvl w:val="0"/>
          <w:numId w:val="30"/>
        </w:numPr>
      </w:pPr>
      <w:r>
        <w:t>Cada lixo tem diferente peso.</w:t>
      </w:r>
    </w:p>
    <w:p w14:paraId="1369A296" w14:textId="77777777" w:rsidR="001301AB" w:rsidRDefault="001301AB" w:rsidP="001301AB">
      <w:pPr>
        <w:ind w:left="927" w:firstLine="0"/>
      </w:pPr>
    </w:p>
    <w:p w14:paraId="2443ABF7" w14:textId="5999AF09" w:rsidR="00186EBF" w:rsidRDefault="001411B6" w:rsidP="00A83655">
      <w:pPr>
        <w:pStyle w:val="Ttulo2"/>
        <w:numPr>
          <w:ilvl w:val="1"/>
          <w:numId w:val="37"/>
        </w:numPr>
      </w:pPr>
      <w:bookmarkStart w:id="42" w:name="_Toc180428656"/>
      <w:r>
        <w:t>Simulação</w:t>
      </w:r>
      <w:bookmarkEnd w:id="42"/>
    </w:p>
    <w:p w14:paraId="1A861D88" w14:textId="77777777" w:rsidR="005318D2" w:rsidRDefault="005318D2" w:rsidP="005318D2">
      <w:pPr>
        <w:keepNext/>
      </w:pPr>
      <w:r w:rsidRPr="005318D2">
        <w:rPr>
          <w:noProof/>
        </w:rPr>
        <w:drawing>
          <wp:inline distT="0" distB="0" distL="0" distR="0" wp14:anchorId="706D9AE5" wp14:editId="32D9A912">
            <wp:extent cx="5580380" cy="2467610"/>
            <wp:effectExtent l="0" t="0" r="1270" b="8890"/>
            <wp:docPr id="3188039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039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74F7" w14:textId="69045334" w:rsidR="005E4212" w:rsidRDefault="005318D2" w:rsidP="005318D2">
      <w:pPr>
        <w:pStyle w:val="Legenda"/>
        <w:jc w:val="center"/>
        <w:rPr>
          <w:sz w:val="18"/>
          <w:szCs w:val="16"/>
        </w:rPr>
      </w:pPr>
      <w:bookmarkStart w:id="43" w:name="_Toc180428680"/>
      <w:r w:rsidRPr="005318D2">
        <w:rPr>
          <w:sz w:val="18"/>
          <w:szCs w:val="16"/>
        </w:rPr>
        <w:t xml:space="preserve">Figura </w:t>
      </w:r>
      <w:r w:rsidRPr="005318D2">
        <w:rPr>
          <w:sz w:val="18"/>
          <w:szCs w:val="16"/>
        </w:rPr>
        <w:fldChar w:fldCharType="begin"/>
      </w:r>
      <w:r w:rsidRPr="005318D2">
        <w:rPr>
          <w:sz w:val="18"/>
          <w:szCs w:val="16"/>
        </w:rPr>
        <w:instrText xml:space="preserve"> SEQ Figura \* ARABIC </w:instrText>
      </w:r>
      <w:r w:rsidRPr="005318D2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17</w:t>
      </w:r>
      <w:r w:rsidRPr="005318D2">
        <w:rPr>
          <w:sz w:val="18"/>
          <w:szCs w:val="16"/>
        </w:rPr>
        <w:fldChar w:fldCharType="end"/>
      </w:r>
      <w:r w:rsidRPr="005318D2">
        <w:rPr>
          <w:sz w:val="18"/>
          <w:szCs w:val="16"/>
        </w:rPr>
        <w:t xml:space="preserve">-&gt; Robot 2: Simulação </w:t>
      </w:r>
      <w:r>
        <w:rPr>
          <w:sz w:val="18"/>
          <w:szCs w:val="16"/>
        </w:rPr>
        <w:t>–</w:t>
      </w:r>
      <w:r w:rsidRPr="005318D2">
        <w:rPr>
          <w:sz w:val="18"/>
          <w:szCs w:val="16"/>
        </w:rPr>
        <w:t xml:space="preserve"> Setup</w:t>
      </w:r>
      <w:bookmarkEnd w:id="43"/>
    </w:p>
    <w:p w14:paraId="12BD6582" w14:textId="77777777" w:rsidR="005318D2" w:rsidRPr="005318D2" w:rsidRDefault="005318D2" w:rsidP="005318D2"/>
    <w:p w14:paraId="362212D0" w14:textId="77777777" w:rsidR="00E860CD" w:rsidRDefault="00572246" w:rsidP="00E860CD">
      <w:pPr>
        <w:keepNext/>
        <w:ind w:firstLine="0"/>
      </w:pPr>
      <w:r w:rsidRPr="00572246">
        <w:rPr>
          <w:noProof/>
        </w:rPr>
        <w:lastRenderedPageBreak/>
        <w:drawing>
          <wp:inline distT="0" distB="0" distL="0" distR="0" wp14:anchorId="407E2F29" wp14:editId="003C9F49">
            <wp:extent cx="6033478" cy="2672773"/>
            <wp:effectExtent l="0" t="0" r="5715" b="0"/>
            <wp:docPr id="20627287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287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7990" cy="267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E944" w14:textId="04FD226D" w:rsidR="005E4212" w:rsidRDefault="00E860CD" w:rsidP="00280604">
      <w:pPr>
        <w:pStyle w:val="Legenda"/>
        <w:jc w:val="center"/>
        <w:rPr>
          <w:sz w:val="18"/>
          <w:szCs w:val="16"/>
        </w:rPr>
      </w:pPr>
      <w:bookmarkStart w:id="44" w:name="_Toc180428681"/>
      <w:r w:rsidRPr="00280604">
        <w:rPr>
          <w:sz w:val="18"/>
          <w:szCs w:val="16"/>
        </w:rPr>
        <w:t xml:space="preserve">Figura </w:t>
      </w:r>
      <w:r w:rsidRPr="00280604">
        <w:rPr>
          <w:sz w:val="18"/>
          <w:szCs w:val="16"/>
        </w:rPr>
        <w:fldChar w:fldCharType="begin"/>
      </w:r>
      <w:r w:rsidRPr="00280604">
        <w:rPr>
          <w:sz w:val="18"/>
          <w:szCs w:val="16"/>
        </w:rPr>
        <w:instrText xml:space="preserve"> SEQ Figura \* ARABIC </w:instrText>
      </w:r>
      <w:r w:rsidRPr="00280604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18</w:t>
      </w:r>
      <w:r w:rsidRPr="00280604">
        <w:rPr>
          <w:sz w:val="18"/>
          <w:szCs w:val="16"/>
        </w:rPr>
        <w:fldChar w:fldCharType="end"/>
      </w:r>
      <w:r w:rsidRPr="00280604">
        <w:rPr>
          <w:sz w:val="18"/>
          <w:szCs w:val="16"/>
        </w:rPr>
        <w:t xml:space="preserve">-&gt; Robot 2: Simulação </w:t>
      </w:r>
      <w:r w:rsidR="00280604">
        <w:rPr>
          <w:sz w:val="18"/>
          <w:szCs w:val="16"/>
        </w:rPr>
        <w:t>–</w:t>
      </w:r>
      <w:r w:rsidRPr="00280604">
        <w:rPr>
          <w:sz w:val="18"/>
          <w:szCs w:val="16"/>
        </w:rPr>
        <w:t xml:space="preserve"> Obstáculos</w:t>
      </w:r>
      <w:bookmarkEnd w:id="44"/>
    </w:p>
    <w:p w14:paraId="0658370B" w14:textId="0A8C346B" w:rsidR="00366CD9" w:rsidRDefault="00C659D0" w:rsidP="00366CD9">
      <w:pPr>
        <w:pStyle w:val="PargrafodaLista"/>
        <w:numPr>
          <w:ilvl w:val="0"/>
          <w:numId w:val="30"/>
        </w:numPr>
      </w:pPr>
      <w:r>
        <w:t xml:space="preserve">Caso esteja em modo limpeza, se </w:t>
      </w:r>
      <w:r w:rsidR="00CC2F95">
        <w:t xml:space="preserve">o </w:t>
      </w:r>
      <w:r w:rsidR="00CC2F95" w:rsidRPr="00CC2F95">
        <w:rPr>
          <w:i/>
          <w:iCs/>
        </w:rPr>
        <w:t>robot</w:t>
      </w:r>
      <w:r w:rsidR="00CC2F95">
        <w:rPr>
          <w:i/>
          <w:iCs/>
        </w:rPr>
        <w:t xml:space="preserve"> </w:t>
      </w:r>
      <w:r w:rsidR="00280D27">
        <w:t>encontr</w:t>
      </w:r>
      <w:r>
        <w:t>e</w:t>
      </w:r>
      <w:r w:rsidR="00280D27">
        <w:t xml:space="preserve"> à sua frente um obstáculo,</w:t>
      </w:r>
      <w:r w:rsidR="00366CD9">
        <w:t xml:space="preserve"> vai escolher uma direção</w:t>
      </w:r>
      <w:r w:rsidR="004420BA">
        <w:t xml:space="preserve"> aleatória e continua a limpeza.</w:t>
      </w:r>
    </w:p>
    <w:p w14:paraId="498FE939" w14:textId="2D048375" w:rsidR="005E4212" w:rsidRDefault="004420BA" w:rsidP="00361745">
      <w:pPr>
        <w:pStyle w:val="PargrafodaLista"/>
        <w:numPr>
          <w:ilvl w:val="0"/>
          <w:numId w:val="30"/>
        </w:numPr>
      </w:pPr>
      <w:r>
        <w:t xml:space="preserve">Caso o </w:t>
      </w:r>
      <w:r w:rsidRPr="000E0935">
        <w:rPr>
          <w:i/>
          <w:iCs/>
        </w:rPr>
        <w:t>robot</w:t>
      </w:r>
      <w:r>
        <w:t xml:space="preserve"> esteja a dirigir-se para uma determinada localização </w:t>
      </w:r>
      <w:r w:rsidRPr="000E0935">
        <w:rPr>
          <w:i/>
          <w:iCs/>
        </w:rPr>
        <w:t>(</w:t>
      </w:r>
      <w:proofErr w:type="spellStart"/>
      <w:r w:rsidR="00013B4B" w:rsidRPr="000E0935">
        <w:rPr>
          <w:i/>
          <w:iCs/>
        </w:rPr>
        <w:t>last_cleaning_location</w:t>
      </w:r>
      <w:proofErr w:type="spellEnd"/>
      <w:r w:rsidR="00013B4B" w:rsidRPr="000E0935">
        <w:rPr>
          <w:i/>
          <w:iCs/>
        </w:rPr>
        <w:t xml:space="preserve">, </w:t>
      </w:r>
      <w:proofErr w:type="spellStart"/>
      <w:r w:rsidR="00013B4B" w:rsidRPr="000E0935">
        <w:rPr>
          <w:i/>
          <w:iCs/>
        </w:rPr>
        <w:t>posto_carregamento</w:t>
      </w:r>
      <w:proofErr w:type="spellEnd"/>
      <w:r w:rsidR="00013B4B" w:rsidRPr="000E0935">
        <w:rPr>
          <w:i/>
          <w:iCs/>
        </w:rPr>
        <w:t>, depósitos)</w:t>
      </w:r>
      <w:r w:rsidR="00013B4B">
        <w:t xml:space="preserve"> </w:t>
      </w:r>
      <w:r w:rsidR="007879CB">
        <w:t>ele procura contornar o obstáculo escolhendo uma direção (esquerda ou direita).</w:t>
      </w:r>
    </w:p>
    <w:p w14:paraId="673B7E07" w14:textId="77777777" w:rsidR="009F6D24" w:rsidRDefault="007B382A" w:rsidP="009F6D24">
      <w:pPr>
        <w:keepNext/>
        <w:ind w:firstLine="0"/>
        <w:jc w:val="center"/>
      </w:pPr>
      <w:r w:rsidRPr="007B382A">
        <w:rPr>
          <w:noProof/>
        </w:rPr>
        <w:drawing>
          <wp:inline distT="0" distB="0" distL="0" distR="0" wp14:anchorId="3A0E93F4" wp14:editId="085F82C6">
            <wp:extent cx="5924405" cy="2624455"/>
            <wp:effectExtent l="0" t="0" r="635" b="4445"/>
            <wp:docPr id="102940099" name="Imagem 1" descr="Uma imagem com software, Software gráfico, texto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0099" name="Imagem 1" descr="Uma imagem com software, Software gráfico, texto, Software de multimédi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5961" cy="262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7016" w14:textId="4BB278A7" w:rsidR="005E4212" w:rsidRPr="009F6D24" w:rsidRDefault="009F6D24" w:rsidP="009F6D24">
      <w:pPr>
        <w:pStyle w:val="Legenda"/>
        <w:jc w:val="center"/>
        <w:rPr>
          <w:sz w:val="18"/>
          <w:szCs w:val="16"/>
        </w:rPr>
      </w:pPr>
      <w:bookmarkStart w:id="45" w:name="_Toc180428682"/>
      <w:r w:rsidRPr="009F6D24">
        <w:rPr>
          <w:sz w:val="18"/>
          <w:szCs w:val="16"/>
        </w:rPr>
        <w:t xml:space="preserve">Figura </w:t>
      </w:r>
      <w:r w:rsidRPr="009F6D24">
        <w:rPr>
          <w:sz w:val="18"/>
          <w:szCs w:val="16"/>
        </w:rPr>
        <w:fldChar w:fldCharType="begin"/>
      </w:r>
      <w:r w:rsidRPr="009F6D24">
        <w:rPr>
          <w:sz w:val="18"/>
          <w:szCs w:val="16"/>
        </w:rPr>
        <w:instrText xml:space="preserve"> SEQ Figura \* ARABIC </w:instrText>
      </w:r>
      <w:r w:rsidRPr="009F6D24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19</w:t>
      </w:r>
      <w:r w:rsidRPr="009F6D24">
        <w:rPr>
          <w:sz w:val="18"/>
          <w:szCs w:val="16"/>
        </w:rPr>
        <w:fldChar w:fldCharType="end"/>
      </w:r>
      <w:r w:rsidRPr="009F6D24">
        <w:rPr>
          <w:sz w:val="18"/>
          <w:szCs w:val="16"/>
        </w:rPr>
        <w:t xml:space="preserve">-&gt; Robot 2: Simulação - Limpeza </w:t>
      </w:r>
      <w:proofErr w:type="spellStart"/>
      <w:r w:rsidRPr="009F6D24">
        <w:rPr>
          <w:sz w:val="18"/>
          <w:szCs w:val="16"/>
        </w:rPr>
        <w:t>Patch</w:t>
      </w:r>
      <w:bookmarkEnd w:id="45"/>
      <w:proofErr w:type="spellEnd"/>
    </w:p>
    <w:p w14:paraId="29870231" w14:textId="57603F84" w:rsidR="005E4212" w:rsidRPr="00F62F85" w:rsidRDefault="005E4212"/>
    <w:p w14:paraId="03BD3BA1" w14:textId="66F4E659" w:rsidR="00604C51" w:rsidRDefault="00BA0260" w:rsidP="00502A12">
      <w:pPr>
        <w:pStyle w:val="PargrafodaLista"/>
        <w:numPr>
          <w:ilvl w:val="0"/>
          <w:numId w:val="35"/>
        </w:numPr>
      </w:pPr>
      <w:r>
        <w:t xml:space="preserve">Quando o </w:t>
      </w:r>
      <w:r w:rsidRPr="00960081">
        <w:rPr>
          <w:i/>
          <w:iCs/>
        </w:rPr>
        <w:t>robot</w:t>
      </w:r>
      <w:r>
        <w:t xml:space="preserve"> encontra um </w:t>
      </w:r>
      <w:proofErr w:type="spellStart"/>
      <w:r w:rsidRPr="00960081">
        <w:rPr>
          <w:i/>
          <w:iCs/>
        </w:rPr>
        <w:t>patch</w:t>
      </w:r>
      <w:proofErr w:type="spellEnd"/>
      <w:r>
        <w:t xml:space="preserve"> de uma intensidade de cor alta e ao mesmo tempo encontrar se nos modos mais económicos</w:t>
      </w:r>
      <w:r w:rsidR="00960081">
        <w:t xml:space="preserve">, ele demora alguns </w:t>
      </w:r>
      <w:proofErr w:type="spellStart"/>
      <w:r w:rsidR="00960081" w:rsidRPr="00960081">
        <w:rPr>
          <w:i/>
          <w:iCs/>
        </w:rPr>
        <w:t>ticks</w:t>
      </w:r>
      <w:proofErr w:type="spellEnd"/>
      <w:r w:rsidR="00960081">
        <w:t xml:space="preserve"> a mais e a cada um tira intensidade à cor.</w:t>
      </w:r>
    </w:p>
    <w:p w14:paraId="7DA54E8B" w14:textId="77777777" w:rsidR="005C7A4A" w:rsidRDefault="005C7A4A" w:rsidP="005C7A4A">
      <w:pPr>
        <w:pStyle w:val="PargrafodaLista"/>
        <w:ind w:firstLine="0"/>
      </w:pPr>
    </w:p>
    <w:p w14:paraId="5D5E5CD0" w14:textId="56756ECB" w:rsidR="005C7A4A" w:rsidRDefault="00E71BA0" w:rsidP="00E71BA0">
      <w:pPr>
        <w:pStyle w:val="Ttulo1"/>
        <w:numPr>
          <w:ilvl w:val="0"/>
          <w:numId w:val="37"/>
        </w:numPr>
      </w:pPr>
      <w:bookmarkStart w:id="46" w:name="_Toc180428657"/>
      <w:r>
        <w:lastRenderedPageBreak/>
        <w:t>Resultados</w:t>
      </w:r>
      <w:bookmarkEnd w:id="46"/>
    </w:p>
    <w:p w14:paraId="0C9C9A01" w14:textId="5086F55E" w:rsidR="00E71BA0" w:rsidRDefault="00BD1C1D" w:rsidP="00E71BA0">
      <w:r w:rsidRPr="00BD1C1D">
        <w:t xml:space="preserve">Na fase 1, o </w:t>
      </w:r>
      <w:r w:rsidRPr="00BD1C1D">
        <w:rPr>
          <w:i/>
          <w:iCs/>
        </w:rPr>
        <w:t>Robot</w:t>
      </w:r>
      <w:r w:rsidRPr="00BD1C1D">
        <w:t xml:space="preserve"> não apresentou problemas, executando todas as tarefas conforme especificado no protocolo. </w:t>
      </w:r>
      <w:r>
        <w:t xml:space="preserve">O </w:t>
      </w:r>
      <w:r w:rsidRPr="00BD1C1D">
        <w:rPr>
          <w:i/>
          <w:iCs/>
        </w:rPr>
        <w:t>Robot</w:t>
      </w:r>
      <w:r>
        <w:t xml:space="preserve"> </w:t>
      </w:r>
      <w:r w:rsidRPr="00BD1C1D">
        <w:t>conseguiu mapear e limpar o ambiente de forma eficiente, localizando</w:t>
      </w:r>
      <w:r>
        <w:t xml:space="preserve"> os</w:t>
      </w:r>
      <w:r w:rsidRPr="00BD1C1D">
        <w:t xml:space="preserve"> contentores e ger</w:t>
      </w:r>
      <w:r>
        <w:t>ir</w:t>
      </w:r>
      <w:r w:rsidRPr="00BD1C1D">
        <w:t xml:space="preserve"> a bateria sem dificuldades. A </w:t>
      </w:r>
      <w:r>
        <w:t xml:space="preserve">várias </w:t>
      </w:r>
      <w:r w:rsidRPr="00BD1C1D">
        <w:t>simulaç</w:t>
      </w:r>
      <w:r>
        <w:t>ões feitas</w:t>
      </w:r>
      <w:r w:rsidRPr="00BD1C1D">
        <w:t xml:space="preserve"> demonstr</w:t>
      </w:r>
      <w:r>
        <w:t>aram</w:t>
      </w:r>
      <w:r w:rsidRPr="00BD1C1D">
        <w:t xml:space="preserve"> que o robô cumpriu todos os requisitos estabelecidos, validando a eficácia dos algoritmos implementados para a navegação e limpeza do espaço.</w:t>
      </w:r>
    </w:p>
    <w:p w14:paraId="1AB7724F" w14:textId="1F873B10" w:rsidR="00BD1C1D" w:rsidRPr="00364648" w:rsidRDefault="0079383A" w:rsidP="00E71BA0">
      <w:r>
        <w:t>Já na fase 2</w:t>
      </w:r>
      <w:r w:rsidR="007D602E">
        <w:t>, foi possível implementar diferentes modelos de bateria, ajustando a sua capacidade</w:t>
      </w:r>
      <w:r w:rsidR="00364648">
        <w:t xml:space="preserve">, tensão a potência do </w:t>
      </w:r>
      <w:r w:rsidR="00364648" w:rsidRPr="00364648">
        <w:rPr>
          <w:i/>
          <w:iCs/>
        </w:rPr>
        <w:t>Robot</w:t>
      </w:r>
      <w:r w:rsidR="00364648">
        <w:rPr>
          <w:i/>
          <w:iCs/>
        </w:rPr>
        <w:t>.</w:t>
      </w:r>
      <w:r w:rsidR="00364648">
        <w:t xml:space="preserve"> O consumo de energia do robô aproxima-se da realidade, refletindo um comportamento realista em termos de eficiência e durabilidade da bateria. Em 5 simulações, o Robot opera por uma média de 80 horas, sem necessitar de intervenção humana para recarregar,</w:t>
      </w:r>
      <w:r w:rsidR="000812D1">
        <w:t xml:space="preserve"> sendo essas ocasiões este tido ficado preso em obstáculos e consequentemente tendo perdido a carga.</w:t>
      </w:r>
    </w:p>
    <w:p w14:paraId="2FA362A9" w14:textId="77777777" w:rsidR="00AE428D" w:rsidRPr="00E71BA0" w:rsidRDefault="00AE428D" w:rsidP="000812D1">
      <w:pPr>
        <w:ind w:firstLine="0"/>
      </w:pPr>
    </w:p>
    <w:p w14:paraId="16C4DDE4" w14:textId="2A767586" w:rsidR="00604C51" w:rsidRDefault="00DB5566" w:rsidP="00A83655">
      <w:pPr>
        <w:pStyle w:val="Ttulo1"/>
        <w:numPr>
          <w:ilvl w:val="0"/>
          <w:numId w:val="37"/>
        </w:numPr>
      </w:pPr>
      <w:bookmarkStart w:id="47" w:name="_Toc178887861"/>
      <w:bookmarkStart w:id="48" w:name="_Toc180428658"/>
      <w:r>
        <w:t>Conclusão</w:t>
      </w:r>
      <w:bookmarkEnd w:id="47"/>
      <w:bookmarkEnd w:id="48"/>
    </w:p>
    <w:p w14:paraId="0BBC4505" w14:textId="577BDB96" w:rsidR="0039574E" w:rsidRPr="0039574E" w:rsidRDefault="0039574E" w:rsidP="0039574E">
      <w:r w:rsidRPr="0039574E">
        <w:t>Este trabalho prático conseguiu modelar com sucesso a interação entre agentes responsáveis pela poluição (</w:t>
      </w:r>
      <w:proofErr w:type="spellStart"/>
      <w:r w:rsidRPr="0039574E">
        <w:t>Polluters</w:t>
      </w:r>
      <w:proofErr w:type="spellEnd"/>
      <w:r w:rsidRPr="0039574E">
        <w:t>) e pela limpeza (</w:t>
      </w:r>
      <w:proofErr w:type="spellStart"/>
      <w:r w:rsidRPr="0039574E">
        <w:t>Cleaner</w:t>
      </w:r>
      <w:proofErr w:type="spellEnd"/>
      <w:r w:rsidRPr="0039574E">
        <w:t xml:space="preserve">) de um espaço, utilizando </w:t>
      </w:r>
      <w:proofErr w:type="spellStart"/>
      <w:r w:rsidRPr="0039574E">
        <w:t>NetLogo</w:t>
      </w:r>
      <w:proofErr w:type="spellEnd"/>
      <w:r w:rsidRPr="0039574E">
        <w:t>. Através de várias simulações, foi possível</w:t>
      </w:r>
      <w:r>
        <w:t>,</w:t>
      </w:r>
      <w:r w:rsidRPr="0039574E">
        <w:t xml:space="preserve"> não só reproduzir o comportamento esperado dos agentes, mas também ultrapassar desafios técnicos relacionados à localização e eficiência dos mesmos.</w:t>
      </w:r>
    </w:p>
    <w:p w14:paraId="50B08677" w14:textId="7E160071" w:rsidR="0039574E" w:rsidRPr="0039574E" w:rsidRDefault="0039574E" w:rsidP="0039574E">
      <w:r w:rsidRPr="0039574E">
        <w:t xml:space="preserve">A integração de modos de funcionamento do </w:t>
      </w:r>
      <w:proofErr w:type="spellStart"/>
      <w:r w:rsidRPr="0039574E">
        <w:t>Cleaner</w:t>
      </w:r>
      <w:proofErr w:type="spellEnd"/>
      <w:r w:rsidRPr="0039574E">
        <w:t xml:space="preserve">, o mapeamento de depósitos e o desenvolvimento de estratégias para economizar bateria mostram uma aproximação da simulação à realidade. O </w:t>
      </w:r>
      <w:proofErr w:type="spellStart"/>
      <w:r w:rsidRPr="0039574E">
        <w:t>Cleaner</w:t>
      </w:r>
      <w:proofErr w:type="spellEnd"/>
      <w:r w:rsidRPr="0039574E">
        <w:t xml:space="preserve"> te</w:t>
      </w:r>
      <w:r w:rsidR="002075DE">
        <w:t>m</w:t>
      </w:r>
      <w:r w:rsidRPr="0039574E">
        <w:t xml:space="preserve"> um desempenho ajustável conforme diferentes modos de operação, variando o consumo de energia e a eficiência com base no tipo de lixo e obstáculos encontrados.</w:t>
      </w:r>
    </w:p>
    <w:p w14:paraId="1F235F2B" w14:textId="044CB399" w:rsidR="0039574E" w:rsidRPr="0039574E" w:rsidRDefault="004B0501" w:rsidP="0039574E">
      <w:r>
        <w:t>Em suma, estamos satisfeitos pelo trabalho elaborado,</w:t>
      </w:r>
      <w:r w:rsidR="00187A08">
        <w:t xml:space="preserve"> </w:t>
      </w:r>
      <w:ins w:id="49" w:author="Microsoft Word" w:date="2024-10-21T17:11:00Z" w16du:dateUtc="2024-10-21T16:11:00Z">
        <w:r w:rsidR="00187A08">
          <w:t>mesmo</w:t>
        </w:r>
        <w:r>
          <w:t xml:space="preserve"> </w:t>
        </w:r>
      </w:ins>
      <w:r>
        <w:t xml:space="preserve">com a </w:t>
      </w:r>
      <w:r w:rsidR="0006010D">
        <w:t>ideia de que haveria sempre espaço para melhorias.</w:t>
      </w:r>
    </w:p>
    <w:p w14:paraId="5E332205" w14:textId="77777777" w:rsidR="00187A08" w:rsidRDefault="00187A08"/>
    <w:p w14:paraId="7AF83E73" w14:textId="77777777" w:rsidR="000812D1" w:rsidRDefault="000812D1"/>
    <w:p w14:paraId="03237407" w14:textId="77777777" w:rsidR="000812D1" w:rsidRDefault="000812D1"/>
    <w:p w14:paraId="363A889F" w14:textId="77777777" w:rsidR="000812D1" w:rsidRDefault="000812D1"/>
    <w:p w14:paraId="20708635" w14:textId="77777777" w:rsidR="000812D1" w:rsidRDefault="000812D1"/>
    <w:p w14:paraId="6AAD1226" w14:textId="00E2E4A2" w:rsidR="00604C51" w:rsidRDefault="00DB5566" w:rsidP="00A83655">
      <w:pPr>
        <w:pStyle w:val="Ttulo1"/>
        <w:numPr>
          <w:ilvl w:val="0"/>
          <w:numId w:val="37"/>
        </w:numPr>
      </w:pPr>
      <w:bookmarkStart w:id="50" w:name="_Toc178887862"/>
      <w:bookmarkStart w:id="51" w:name="_Toc180428659"/>
      <w:r>
        <w:lastRenderedPageBreak/>
        <w:t>Bibliografia</w:t>
      </w:r>
      <w:bookmarkEnd w:id="50"/>
      <w:bookmarkEnd w:id="51"/>
    </w:p>
    <w:p w14:paraId="1B33C841" w14:textId="34270294" w:rsidR="004E47B7" w:rsidRPr="004E47B7" w:rsidRDefault="007105DC" w:rsidP="007105DC">
      <w:pPr>
        <w:pStyle w:val="PargrafodaLista"/>
        <w:numPr>
          <w:ilvl w:val="0"/>
          <w:numId w:val="35"/>
        </w:numPr>
      </w:pPr>
      <w:hyperlink r:id="rId27" w:history="1">
        <w:r w:rsidRPr="008A09AC">
          <w:rPr>
            <w:rStyle w:val="Hiperligao"/>
          </w:rPr>
          <w:t>https://youtu.be/O7ozptNs1FY?si=MSywmYDwbmLPsnCb</w:t>
        </w:r>
      </w:hyperlink>
      <w:r w:rsidR="004E47B7" w:rsidRPr="004E47B7">
        <w:t xml:space="preserve"> </w:t>
      </w:r>
    </w:p>
    <w:p w14:paraId="6F6C9078" w14:textId="2C7B6284" w:rsidR="004E47B7" w:rsidRDefault="004E47B7" w:rsidP="007105DC">
      <w:pPr>
        <w:pStyle w:val="PargrafodaLista"/>
        <w:ind w:firstLine="0"/>
      </w:pPr>
      <w:r w:rsidRPr="004E47B7">
        <w:t>(consultado</w:t>
      </w:r>
      <w:r w:rsidRPr="00E25EBB">
        <w:t xml:space="preserve"> </w:t>
      </w:r>
      <w:r w:rsidRPr="004E47B7">
        <w:t xml:space="preserve">a </w:t>
      </w:r>
      <w:r w:rsidR="00E25EBB">
        <w:t>7</w:t>
      </w:r>
      <w:r w:rsidRPr="004E47B7">
        <w:t>/10/2024)</w:t>
      </w:r>
    </w:p>
    <w:p w14:paraId="3CF329E1" w14:textId="3DCE12C9" w:rsidR="00E25EBB" w:rsidRDefault="00E25EBB" w:rsidP="007105DC">
      <w:pPr>
        <w:pStyle w:val="PargrafodaLista"/>
        <w:numPr>
          <w:ilvl w:val="0"/>
          <w:numId w:val="35"/>
        </w:numPr>
      </w:pPr>
      <w:hyperlink r:id="rId28" w:history="1">
        <w:r w:rsidRPr="00E25EBB">
          <w:rPr>
            <w:rStyle w:val="Hiperligao"/>
          </w:rPr>
          <w:t>https://stackoverflow.com/questions/36019543/turtles-move-to-nearest-patch-of-a-certain-color-how-can-this-process-be-sped</w:t>
        </w:r>
      </w:hyperlink>
      <w:r w:rsidRPr="00E25EBB">
        <w:t xml:space="preserve"> (consultado </w:t>
      </w:r>
      <w:r>
        <w:t>a 12/10/2024)</w:t>
      </w:r>
    </w:p>
    <w:p w14:paraId="18B9F87A" w14:textId="624D9667" w:rsidR="00BB7D54" w:rsidRDefault="00B12BDE" w:rsidP="007105DC">
      <w:pPr>
        <w:pStyle w:val="PargrafodaLista"/>
        <w:numPr>
          <w:ilvl w:val="0"/>
          <w:numId w:val="35"/>
        </w:numPr>
      </w:pPr>
      <w:proofErr w:type="spellStart"/>
      <w:r w:rsidRPr="00B12BDE">
        <w:t>OpenAI</w:t>
      </w:r>
      <w:proofErr w:type="spellEnd"/>
      <w:r w:rsidRPr="00B12BDE">
        <w:t xml:space="preserve">. (2024). </w:t>
      </w:r>
      <w:proofErr w:type="spellStart"/>
      <w:r w:rsidRPr="00B12BDE">
        <w:rPr>
          <w:i/>
          <w:iCs/>
        </w:rPr>
        <w:t>ChatGPT</w:t>
      </w:r>
      <w:proofErr w:type="spellEnd"/>
      <w:r w:rsidRPr="00B12BDE">
        <w:rPr>
          <w:i/>
          <w:iCs/>
        </w:rPr>
        <w:t xml:space="preserve">: AI </w:t>
      </w:r>
      <w:proofErr w:type="spellStart"/>
      <w:r w:rsidRPr="00B12BDE">
        <w:rPr>
          <w:i/>
          <w:iCs/>
        </w:rPr>
        <w:t>Language</w:t>
      </w:r>
      <w:proofErr w:type="spellEnd"/>
      <w:r w:rsidRPr="00B12BDE">
        <w:rPr>
          <w:i/>
          <w:iCs/>
        </w:rPr>
        <w:t xml:space="preserve"> </w:t>
      </w:r>
      <w:proofErr w:type="spellStart"/>
      <w:r w:rsidRPr="00B12BDE">
        <w:rPr>
          <w:i/>
          <w:iCs/>
        </w:rPr>
        <w:t>Model</w:t>
      </w:r>
      <w:proofErr w:type="spellEnd"/>
      <w:r w:rsidRPr="00B12BDE">
        <w:t xml:space="preserve">. </w:t>
      </w:r>
      <w:hyperlink r:id="rId29" w:tgtFrame="_new" w:history="1">
        <w:r w:rsidRPr="00B12BDE">
          <w:rPr>
            <w:rStyle w:val="Hiperligao"/>
          </w:rPr>
          <w:t>https://www.openai.com</w:t>
        </w:r>
      </w:hyperlink>
      <w:r w:rsidRPr="00B12BDE">
        <w:t xml:space="preserve"> </w:t>
      </w:r>
    </w:p>
    <w:p w14:paraId="3A14D54E" w14:textId="07545ED5" w:rsidR="00DD7228" w:rsidRDefault="00DD7228" w:rsidP="007105DC">
      <w:pPr>
        <w:pStyle w:val="PargrafodaLista"/>
        <w:numPr>
          <w:ilvl w:val="0"/>
          <w:numId w:val="35"/>
        </w:numPr>
      </w:pPr>
      <w:r w:rsidRPr="00DD7228">
        <w:rPr>
          <w:lang w:val="en-US"/>
        </w:rPr>
        <w:t xml:space="preserve">WILENSKY, U. </w:t>
      </w:r>
      <w:proofErr w:type="spellStart"/>
      <w:r w:rsidRPr="00DD7228">
        <w:rPr>
          <w:i/>
          <w:iCs/>
          <w:lang w:val="en-US"/>
        </w:rPr>
        <w:t>NetLogo</w:t>
      </w:r>
      <w:proofErr w:type="spellEnd"/>
      <w:r w:rsidRPr="00DD7228">
        <w:rPr>
          <w:i/>
          <w:iCs/>
          <w:lang w:val="en-US"/>
        </w:rPr>
        <w:t xml:space="preserve"> User Manual</w:t>
      </w:r>
      <w:r w:rsidRPr="00DD7228">
        <w:rPr>
          <w:lang w:val="en-US"/>
        </w:rPr>
        <w:t xml:space="preserve"> – </w:t>
      </w:r>
      <w:proofErr w:type="spellStart"/>
      <w:r w:rsidRPr="00DD7228">
        <w:rPr>
          <w:lang w:val="en-US"/>
        </w:rPr>
        <w:t>NetLogo</w:t>
      </w:r>
      <w:proofErr w:type="spellEnd"/>
      <w:r w:rsidRPr="00DD7228">
        <w:rPr>
          <w:lang w:val="en-US"/>
        </w:rPr>
        <w:t xml:space="preserve"> Dictionary. Center for Connected Learning and Computer-Based Modeling, Northwestern University, 2023. </w:t>
      </w:r>
      <w:r w:rsidRPr="00DD7228">
        <w:t xml:space="preserve">Disponível em: https://ccl.northwestern.edu/netlogo/docs/dictionary.html. </w:t>
      </w:r>
    </w:p>
    <w:p w14:paraId="2E3A0148" w14:textId="77777777" w:rsidR="00AE1ED3" w:rsidRDefault="00AE1ED3" w:rsidP="00AE1ED3"/>
    <w:p w14:paraId="6D9AA0C6" w14:textId="77777777" w:rsidR="00AE1ED3" w:rsidRDefault="00AE1ED3" w:rsidP="00AE1ED3"/>
    <w:p w14:paraId="65F2827A" w14:textId="77777777" w:rsidR="00AE1ED3" w:rsidRDefault="00AE1ED3" w:rsidP="00AE1ED3"/>
    <w:p w14:paraId="234A9DF5" w14:textId="77777777" w:rsidR="000812D1" w:rsidRDefault="000812D1" w:rsidP="00AE1ED3"/>
    <w:p w14:paraId="763C6E27" w14:textId="77777777" w:rsidR="000812D1" w:rsidRDefault="000812D1" w:rsidP="00AE1ED3"/>
    <w:p w14:paraId="3EC085E2" w14:textId="77777777" w:rsidR="000812D1" w:rsidRDefault="000812D1" w:rsidP="00AE1ED3"/>
    <w:p w14:paraId="0D3F70A1" w14:textId="77777777" w:rsidR="000812D1" w:rsidRDefault="000812D1" w:rsidP="00AE1ED3"/>
    <w:p w14:paraId="3E548A85" w14:textId="77777777" w:rsidR="000812D1" w:rsidRDefault="000812D1" w:rsidP="00AE1ED3"/>
    <w:p w14:paraId="2307DC8D" w14:textId="77777777" w:rsidR="000812D1" w:rsidRDefault="000812D1" w:rsidP="00AE1ED3"/>
    <w:p w14:paraId="71D9FE28" w14:textId="77777777" w:rsidR="000812D1" w:rsidRDefault="000812D1" w:rsidP="00AE1ED3"/>
    <w:p w14:paraId="194F3399" w14:textId="77777777" w:rsidR="000812D1" w:rsidRDefault="000812D1" w:rsidP="00AE1ED3"/>
    <w:p w14:paraId="28601ABB" w14:textId="77777777" w:rsidR="000812D1" w:rsidRDefault="000812D1" w:rsidP="00AE1ED3"/>
    <w:p w14:paraId="154B5B8C" w14:textId="77777777" w:rsidR="000812D1" w:rsidRDefault="000812D1" w:rsidP="00AE1ED3"/>
    <w:p w14:paraId="35DC79E8" w14:textId="77777777" w:rsidR="000812D1" w:rsidRDefault="000812D1" w:rsidP="00AE1ED3"/>
    <w:p w14:paraId="614AD490" w14:textId="77777777" w:rsidR="000812D1" w:rsidRDefault="000812D1" w:rsidP="00AE1ED3"/>
    <w:p w14:paraId="65B37FB8" w14:textId="77777777" w:rsidR="000812D1" w:rsidRDefault="000812D1" w:rsidP="00AE1ED3"/>
    <w:p w14:paraId="1C923014" w14:textId="77777777" w:rsidR="000812D1" w:rsidRDefault="000812D1" w:rsidP="00AE1ED3"/>
    <w:p w14:paraId="742C9A67" w14:textId="77777777" w:rsidR="000812D1" w:rsidRDefault="000812D1" w:rsidP="00AE1ED3"/>
    <w:p w14:paraId="78991431" w14:textId="77777777" w:rsidR="00AE1ED3" w:rsidRDefault="00AE1ED3" w:rsidP="00AE1ED3"/>
    <w:p w14:paraId="17D45456" w14:textId="1A0C4150" w:rsidR="00AE1ED3" w:rsidRDefault="00AE1ED3" w:rsidP="00AE1ED3">
      <w:pPr>
        <w:pStyle w:val="Ttulo1"/>
      </w:pPr>
      <w:bookmarkStart w:id="52" w:name="_Toc180428660"/>
      <w:r>
        <w:lastRenderedPageBreak/>
        <w:t>Anexo Robot 1</w:t>
      </w:r>
      <w:bookmarkEnd w:id="52"/>
    </w:p>
    <w:p w14:paraId="1C8A3861" w14:textId="77777777" w:rsidR="007028F0" w:rsidRPr="005523A7" w:rsidRDefault="007028F0" w:rsidP="007028F0">
      <w:pPr>
        <w:rPr>
          <w:color w:val="156082" w:themeColor="accent1"/>
        </w:rPr>
      </w:pPr>
      <w:proofErr w:type="gramStart"/>
      <w:r w:rsidRPr="005523A7">
        <w:rPr>
          <w:color w:val="156082" w:themeColor="accent1"/>
        </w:rPr>
        <w:t>;;</w:t>
      </w:r>
      <w:proofErr w:type="gramEnd"/>
      <w:r w:rsidRPr="005523A7">
        <w:rPr>
          <w:color w:val="156082" w:themeColor="accent1"/>
        </w:rPr>
        <w:t xml:space="preserve"> Definição de variáveis globais e raças</w:t>
      </w:r>
    </w:p>
    <w:p w14:paraId="7DA1A558" w14:textId="77777777" w:rsidR="007028F0" w:rsidRPr="005523A7" w:rsidRDefault="007028F0" w:rsidP="007028F0">
      <w:pPr>
        <w:rPr>
          <w:color w:val="156082" w:themeColor="accent1"/>
        </w:rPr>
      </w:pPr>
      <w:proofErr w:type="spellStart"/>
      <w:r w:rsidRPr="005523A7">
        <w:rPr>
          <w:color w:val="156082" w:themeColor="accent1"/>
        </w:rPr>
        <w:t>globals</w:t>
      </w:r>
      <w:proofErr w:type="spellEnd"/>
      <w:r w:rsidRPr="005523A7">
        <w:rPr>
          <w:color w:val="156082" w:themeColor="accent1"/>
        </w:rPr>
        <w:t xml:space="preserve"> [</w:t>
      </w:r>
      <w:proofErr w:type="spellStart"/>
      <w:r w:rsidRPr="005523A7">
        <w:rPr>
          <w:color w:val="156082" w:themeColor="accent1"/>
        </w:rPr>
        <w:t>cor_chao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posto_carregamento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depositos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tick_bug_fix</w:t>
      </w:r>
      <w:proofErr w:type="spellEnd"/>
      <w:r w:rsidRPr="005523A7">
        <w:rPr>
          <w:color w:val="156082" w:themeColor="accent1"/>
        </w:rPr>
        <w:t>]</w:t>
      </w:r>
    </w:p>
    <w:p w14:paraId="3D512571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>breed [cleaners cleaner]</w:t>
      </w:r>
    </w:p>
    <w:p w14:paraId="6D163F48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>breed [polluters polluter]</w:t>
      </w:r>
    </w:p>
    <w:p w14:paraId="0986A831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cleaners-own [battery capacity </w:t>
      </w:r>
      <w:proofErr w:type="spellStart"/>
      <w:r w:rsidRPr="005523A7">
        <w:rPr>
          <w:color w:val="156082" w:themeColor="accent1"/>
          <w:lang w:val="en-US"/>
        </w:rPr>
        <w:t>recharge_time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last_cleaning_location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cleaner_map</w:t>
      </w:r>
      <w:proofErr w:type="spellEnd"/>
      <w:r w:rsidRPr="005523A7">
        <w:rPr>
          <w:color w:val="156082" w:themeColor="accent1"/>
          <w:lang w:val="en-US"/>
        </w:rPr>
        <w:t>]</w:t>
      </w:r>
    </w:p>
    <w:p w14:paraId="0DEF1D2C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>polluters-own [</w:t>
      </w:r>
      <w:proofErr w:type="spellStart"/>
      <w:r w:rsidRPr="005523A7">
        <w:rPr>
          <w:color w:val="156082" w:themeColor="accent1"/>
          <w:lang w:val="en-US"/>
        </w:rPr>
        <w:t>prob_sujar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polluter_corlixo</w:t>
      </w:r>
      <w:proofErr w:type="spellEnd"/>
      <w:r w:rsidRPr="005523A7">
        <w:rPr>
          <w:color w:val="156082" w:themeColor="accent1"/>
          <w:lang w:val="en-US"/>
        </w:rPr>
        <w:t>]</w:t>
      </w:r>
    </w:p>
    <w:p w14:paraId="293ECB65" w14:textId="77777777" w:rsidR="007028F0" w:rsidRPr="005523A7" w:rsidRDefault="007028F0" w:rsidP="007028F0">
      <w:pPr>
        <w:rPr>
          <w:color w:val="156082" w:themeColor="accent1"/>
          <w:lang w:val="en-US"/>
        </w:rPr>
      </w:pPr>
    </w:p>
    <w:p w14:paraId="690DB42F" w14:textId="77777777" w:rsidR="007028F0" w:rsidRPr="005523A7" w:rsidRDefault="007028F0" w:rsidP="007028F0">
      <w:pPr>
        <w:rPr>
          <w:color w:val="156082" w:themeColor="accent1"/>
        </w:rPr>
      </w:pPr>
      <w:proofErr w:type="gramStart"/>
      <w:r w:rsidRPr="005523A7">
        <w:rPr>
          <w:color w:val="156082" w:themeColor="accent1"/>
        </w:rPr>
        <w:t>;;</w:t>
      </w:r>
      <w:proofErr w:type="gramEnd"/>
      <w:r w:rsidRPr="005523A7">
        <w:rPr>
          <w:color w:val="156082" w:themeColor="accent1"/>
        </w:rPr>
        <w:t xml:space="preserve"> Modo mapear depósitos (</w:t>
      </w:r>
      <w:proofErr w:type="spellStart"/>
      <w:r w:rsidRPr="005523A7">
        <w:rPr>
          <w:color w:val="156082" w:themeColor="accent1"/>
        </w:rPr>
        <w:t>zig-zag</w:t>
      </w:r>
      <w:proofErr w:type="spellEnd"/>
      <w:r w:rsidRPr="005523A7">
        <w:rPr>
          <w:color w:val="156082" w:themeColor="accent1"/>
        </w:rPr>
        <w:t xml:space="preserve"> até percorrer todo o espaço da sala)</w:t>
      </w:r>
    </w:p>
    <w:p w14:paraId="4DC66EC0" w14:textId="77777777" w:rsidR="007028F0" w:rsidRPr="005523A7" w:rsidRDefault="007028F0" w:rsidP="007028F0">
      <w:pPr>
        <w:rPr>
          <w:color w:val="156082" w:themeColor="accent1"/>
        </w:rPr>
      </w:pPr>
      <w:proofErr w:type="gramStart"/>
      <w:r w:rsidRPr="005523A7">
        <w:rPr>
          <w:color w:val="156082" w:themeColor="accent1"/>
        </w:rPr>
        <w:t>;;</w:t>
      </w:r>
      <w:proofErr w:type="gramEnd"/>
      <w:r w:rsidRPr="005523A7">
        <w:rPr>
          <w:color w:val="156082" w:themeColor="accent1"/>
        </w:rPr>
        <w:t xml:space="preserve"> NÃO ASPIRA</w:t>
      </w:r>
    </w:p>
    <w:p w14:paraId="5093A95F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to </w:t>
      </w:r>
      <w:proofErr w:type="spellStart"/>
      <w:r w:rsidRPr="005523A7">
        <w:rPr>
          <w:color w:val="156082" w:themeColor="accent1"/>
        </w:rPr>
        <w:t>Modo_Map</w:t>
      </w:r>
      <w:proofErr w:type="spellEnd"/>
    </w:p>
    <w:p w14:paraId="4BD57163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</w:t>
      </w:r>
      <w:proofErr w:type="spellStart"/>
      <w:r w:rsidRPr="005523A7">
        <w:rPr>
          <w:color w:val="156082" w:themeColor="accent1"/>
        </w:rPr>
        <w:t>if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xcor</w:t>
      </w:r>
      <w:proofErr w:type="spellEnd"/>
      <w:r w:rsidRPr="005523A7">
        <w:rPr>
          <w:color w:val="156082" w:themeColor="accent1"/>
        </w:rPr>
        <w:t xml:space="preserve"> = min-</w:t>
      </w:r>
      <w:proofErr w:type="spellStart"/>
      <w:r w:rsidRPr="005523A7">
        <w:rPr>
          <w:color w:val="156082" w:themeColor="accent1"/>
        </w:rPr>
        <w:t>pxcor</w:t>
      </w:r>
      <w:proofErr w:type="spellEnd"/>
      <w:r w:rsidRPr="005523A7">
        <w:rPr>
          <w:color w:val="156082" w:themeColor="accent1"/>
        </w:rPr>
        <w:t xml:space="preserve"> [</w:t>
      </w:r>
    </w:p>
    <w:p w14:paraId="566BAE91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</w:rPr>
        <w:t xml:space="preserve">    </w:t>
      </w:r>
      <w:proofErr w:type="spellStart"/>
      <w:r w:rsidRPr="005523A7">
        <w:rPr>
          <w:color w:val="156082" w:themeColor="accent1"/>
          <w:lang w:val="en-US"/>
        </w:rPr>
        <w:t>ifelse</w:t>
      </w:r>
      <w:proofErr w:type="spellEnd"/>
      <w:r w:rsidRPr="005523A7">
        <w:rPr>
          <w:color w:val="156082" w:themeColor="accent1"/>
          <w:lang w:val="en-US"/>
        </w:rPr>
        <w:t xml:space="preserve"> patch-ahead 1.5 = nobody </w:t>
      </w:r>
      <w:proofErr w:type="gramStart"/>
      <w:r w:rsidRPr="005523A7">
        <w:rPr>
          <w:color w:val="156082" w:themeColor="accent1"/>
          <w:lang w:val="en-US"/>
        </w:rPr>
        <w:t>[ ;</w:t>
      </w:r>
      <w:proofErr w:type="gramEnd"/>
      <w:r w:rsidRPr="005523A7">
        <w:rPr>
          <w:color w:val="156082" w:themeColor="accent1"/>
          <w:lang w:val="en-US"/>
        </w:rPr>
        <w:t xml:space="preserve"> Se é </w:t>
      </w:r>
      <w:proofErr w:type="spellStart"/>
      <w:r w:rsidRPr="005523A7">
        <w:rPr>
          <w:color w:val="156082" w:themeColor="accent1"/>
          <w:lang w:val="en-US"/>
        </w:rPr>
        <w:t>parede</w:t>
      </w:r>
      <w:proofErr w:type="spellEnd"/>
    </w:p>
    <w:p w14:paraId="7C14D514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set heading 0</w:t>
      </w:r>
    </w:p>
    <w:p w14:paraId="463F4964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][</w:t>
      </w:r>
    </w:p>
    <w:p w14:paraId="04EF552D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set heading 90</w:t>
      </w:r>
    </w:p>
    <w:p w14:paraId="6CA35CA3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]</w:t>
      </w:r>
    </w:p>
    <w:p w14:paraId="5225C962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]</w:t>
      </w:r>
    </w:p>
    <w:p w14:paraId="0EAB8B4C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if </w:t>
      </w:r>
      <w:proofErr w:type="spellStart"/>
      <w:r w:rsidRPr="005523A7">
        <w:rPr>
          <w:color w:val="156082" w:themeColor="accent1"/>
          <w:lang w:val="en-US"/>
        </w:rPr>
        <w:t>xcor</w:t>
      </w:r>
      <w:proofErr w:type="spellEnd"/>
      <w:r w:rsidRPr="005523A7">
        <w:rPr>
          <w:color w:val="156082" w:themeColor="accent1"/>
          <w:lang w:val="en-US"/>
        </w:rPr>
        <w:t xml:space="preserve"> = max-</w:t>
      </w:r>
      <w:proofErr w:type="spellStart"/>
      <w:r w:rsidRPr="005523A7">
        <w:rPr>
          <w:color w:val="156082" w:themeColor="accent1"/>
          <w:lang w:val="en-US"/>
        </w:rPr>
        <w:t>pxcor</w:t>
      </w:r>
      <w:proofErr w:type="spellEnd"/>
      <w:r w:rsidRPr="005523A7">
        <w:rPr>
          <w:color w:val="156082" w:themeColor="accent1"/>
          <w:lang w:val="en-US"/>
        </w:rPr>
        <w:t xml:space="preserve"> [</w:t>
      </w:r>
    </w:p>
    <w:p w14:paraId="660B9C27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</w:t>
      </w:r>
      <w:proofErr w:type="spellStart"/>
      <w:r w:rsidRPr="005523A7">
        <w:rPr>
          <w:color w:val="156082" w:themeColor="accent1"/>
          <w:lang w:val="en-US"/>
        </w:rPr>
        <w:t>ifelse</w:t>
      </w:r>
      <w:proofErr w:type="spellEnd"/>
      <w:r w:rsidRPr="005523A7">
        <w:rPr>
          <w:color w:val="156082" w:themeColor="accent1"/>
          <w:lang w:val="en-US"/>
        </w:rPr>
        <w:t xml:space="preserve"> patch-ahead 1.5 = nobody </w:t>
      </w:r>
      <w:proofErr w:type="gramStart"/>
      <w:r w:rsidRPr="005523A7">
        <w:rPr>
          <w:color w:val="156082" w:themeColor="accent1"/>
          <w:lang w:val="en-US"/>
        </w:rPr>
        <w:t>[ ;</w:t>
      </w:r>
      <w:proofErr w:type="gramEnd"/>
      <w:r w:rsidRPr="005523A7">
        <w:rPr>
          <w:color w:val="156082" w:themeColor="accent1"/>
          <w:lang w:val="en-US"/>
        </w:rPr>
        <w:t xml:space="preserve"> Se é </w:t>
      </w:r>
      <w:proofErr w:type="spellStart"/>
      <w:r w:rsidRPr="005523A7">
        <w:rPr>
          <w:color w:val="156082" w:themeColor="accent1"/>
          <w:lang w:val="en-US"/>
        </w:rPr>
        <w:t>parede</w:t>
      </w:r>
      <w:proofErr w:type="spellEnd"/>
    </w:p>
    <w:p w14:paraId="66727130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set heading 0</w:t>
      </w:r>
    </w:p>
    <w:p w14:paraId="4F6D234A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][</w:t>
      </w:r>
    </w:p>
    <w:p w14:paraId="28EFBA75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set heading -90</w:t>
      </w:r>
    </w:p>
    <w:p w14:paraId="0FD0D58D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]</w:t>
      </w:r>
    </w:p>
    <w:p w14:paraId="599D3ACB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]</w:t>
      </w:r>
    </w:p>
    <w:p w14:paraId="7FE55CE7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if round </w:t>
      </w:r>
      <w:proofErr w:type="spellStart"/>
      <w:r w:rsidRPr="005523A7">
        <w:rPr>
          <w:color w:val="156082" w:themeColor="accent1"/>
          <w:lang w:val="en-US"/>
        </w:rPr>
        <w:t>xcor</w:t>
      </w:r>
      <w:proofErr w:type="spellEnd"/>
      <w:r w:rsidRPr="005523A7">
        <w:rPr>
          <w:color w:val="156082" w:themeColor="accent1"/>
          <w:lang w:val="en-US"/>
        </w:rPr>
        <w:t xml:space="preserve"> = max-</w:t>
      </w:r>
      <w:proofErr w:type="spellStart"/>
      <w:r w:rsidRPr="005523A7">
        <w:rPr>
          <w:color w:val="156082" w:themeColor="accent1"/>
          <w:lang w:val="en-US"/>
        </w:rPr>
        <w:t>pxcor</w:t>
      </w:r>
      <w:proofErr w:type="spellEnd"/>
      <w:r w:rsidRPr="005523A7">
        <w:rPr>
          <w:color w:val="156082" w:themeColor="accent1"/>
          <w:lang w:val="en-US"/>
        </w:rPr>
        <w:t xml:space="preserve"> and round </w:t>
      </w:r>
      <w:proofErr w:type="spellStart"/>
      <w:r w:rsidRPr="005523A7">
        <w:rPr>
          <w:color w:val="156082" w:themeColor="accent1"/>
          <w:lang w:val="en-US"/>
        </w:rPr>
        <w:t>ycor</w:t>
      </w:r>
      <w:proofErr w:type="spellEnd"/>
      <w:r w:rsidRPr="005523A7">
        <w:rPr>
          <w:color w:val="156082" w:themeColor="accent1"/>
          <w:lang w:val="en-US"/>
        </w:rPr>
        <w:t xml:space="preserve"> = max-</w:t>
      </w:r>
      <w:proofErr w:type="spellStart"/>
      <w:r w:rsidRPr="005523A7">
        <w:rPr>
          <w:color w:val="156082" w:themeColor="accent1"/>
          <w:lang w:val="en-US"/>
        </w:rPr>
        <w:t>pycor</w:t>
      </w:r>
      <w:proofErr w:type="spellEnd"/>
      <w:r w:rsidRPr="005523A7">
        <w:rPr>
          <w:color w:val="156082" w:themeColor="accent1"/>
          <w:lang w:val="en-US"/>
        </w:rPr>
        <w:t xml:space="preserve"> [</w:t>
      </w:r>
    </w:p>
    <w:p w14:paraId="1D29FDFC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</w:t>
      </w:r>
      <w:proofErr w:type="spellStart"/>
      <w:r w:rsidRPr="005523A7">
        <w:rPr>
          <w:color w:val="156082" w:themeColor="accent1"/>
          <w:lang w:val="en-US"/>
        </w:rPr>
        <w:t>cleaner_map</w:t>
      </w:r>
      <w:proofErr w:type="spellEnd"/>
      <w:r w:rsidRPr="005523A7">
        <w:rPr>
          <w:color w:val="156082" w:themeColor="accent1"/>
          <w:lang w:val="en-US"/>
        </w:rPr>
        <w:t xml:space="preserve"> FALSE</w:t>
      </w:r>
    </w:p>
    <w:p w14:paraId="6F016DF5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lastRenderedPageBreak/>
        <w:t xml:space="preserve">  ]</w:t>
      </w:r>
    </w:p>
    <w:p w14:paraId="24E43FCD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if [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>] of patch-here = blue [</w:t>
      </w:r>
    </w:p>
    <w:p w14:paraId="63704F3F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</w:t>
      </w:r>
      <w:proofErr w:type="spellStart"/>
      <w:r w:rsidRPr="005523A7">
        <w:rPr>
          <w:color w:val="156082" w:themeColor="accent1"/>
        </w:rPr>
        <w:t>let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coordenadas_depositos</w:t>
      </w:r>
      <w:proofErr w:type="spellEnd"/>
      <w:r w:rsidRPr="005523A7">
        <w:rPr>
          <w:color w:val="156082" w:themeColor="accent1"/>
        </w:rPr>
        <w:t xml:space="preserve"> (</w:t>
      </w:r>
      <w:proofErr w:type="spellStart"/>
      <w:r w:rsidRPr="005523A7">
        <w:rPr>
          <w:color w:val="156082" w:themeColor="accent1"/>
        </w:rPr>
        <w:t>list</w:t>
      </w:r>
      <w:proofErr w:type="spellEnd"/>
      <w:r w:rsidRPr="005523A7">
        <w:rPr>
          <w:color w:val="156082" w:themeColor="accent1"/>
        </w:rPr>
        <w:t xml:space="preserve"> round </w:t>
      </w:r>
      <w:proofErr w:type="spellStart"/>
      <w:r w:rsidRPr="005523A7">
        <w:rPr>
          <w:color w:val="156082" w:themeColor="accent1"/>
        </w:rPr>
        <w:t>xcor</w:t>
      </w:r>
      <w:proofErr w:type="spellEnd"/>
      <w:r w:rsidRPr="005523A7">
        <w:rPr>
          <w:color w:val="156082" w:themeColor="accent1"/>
        </w:rPr>
        <w:t xml:space="preserve"> round </w:t>
      </w:r>
      <w:proofErr w:type="spellStart"/>
      <w:r w:rsidRPr="005523A7">
        <w:rPr>
          <w:color w:val="156082" w:themeColor="accent1"/>
        </w:rPr>
        <w:t>ycor</w:t>
      </w:r>
      <w:proofErr w:type="spellEnd"/>
      <w:r w:rsidRPr="005523A7">
        <w:rPr>
          <w:color w:val="156082" w:themeColor="accent1"/>
        </w:rPr>
        <w:t>)</w:t>
      </w:r>
    </w:p>
    <w:p w14:paraId="669D116E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set </w:t>
      </w:r>
      <w:proofErr w:type="spellStart"/>
      <w:r w:rsidRPr="005523A7">
        <w:rPr>
          <w:color w:val="156082" w:themeColor="accent1"/>
        </w:rPr>
        <w:t>depositos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lput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coordenadas_depositos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depositos</w:t>
      </w:r>
      <w:proofErr w:type="spellEnd"/>
    </w:p>
    <w:p w14:paraId="32B2983B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]</w:t>
      </w:r>
    </w:p>
    <w:p w14:paraId="0886DF29" w14:textId="77777777" w:rsidR="007028F0" w:rsidRPr="005523A7" w:rsidRDefault="007028F0" w:rsidP="007028F0">
      <w:pPr>
        <w:rPr>
          <w:color w:val="156082" w:themeColor="accent1"/>
        </w:rPr>
      </w:pPr>
      <w:proofErr w:type="spellStart"/>
      <w:r w:rsidRPr="005523A7">
        <w:rPr>
          <w:color w:val="156082" w:themeColor="accent1"/>
        </w:rPr>
        <w:t>end</w:t>
      </w:r>
      <w:proofErr w:type="spellEnd"/>
    </w:p>
    <w:p w14:paraId="392BE590" w14:textId="77777777" w:rsidR="007028F0" w:rsidRPr="005523A7" w:rsidRDefault="007028F0" w:rsidP="007028F0">
      <w:pPr>
        <w:rPr>
          <w:color w:val="156082" w:themeColor="accent1"/>
        </w:rPr>
      </w:pPr>
    </w:p>
    <w:p w14:paraId="64128B98" w14:textId="77777777" w:rsidR="007028F0" w:rsidRPr="005523A7" w:rsidRDefault="007028F0" w:rsidP="007028F0">
      <w:pPr>
        <w:rPr>
          <w:color w:val="156082" w:themeColor="accent1"/>
        </w:rPr>
      </w:pPr>
      <w:proofErr w:type="gramStart"/>
      <w:r w:rsidRPr="005523A7">
        <w:rPr>
          <w:color w:val="156082" w:themeColor="accent1"/>
        </w:rPr>
        <w:t>;;</w:t>
      </w:r>
      <w:proofErr w:type="gramEnd"/>
      <w:r w:rsidRPr="005523A7">
        <w:rPr>
          <w:color w:val="156082" w:themeColor="accent1"/>
        </w:rPr>
        <w:t xml:space="preserve"> Setup: Limpa o ambiente, cria e introduz os agentes, e faz o </w:t>
      </w:r>
      <w:proofErr w:type="spellStart"/>
      <w:r w:rsidRPr="005523A7">
        <w:rPr>
          <w:color w:val="156082" w:themeColor="accent1"/>
        </w:rPr>
        <w:t>reset</w:t>
      </w:r>
      <w:proofErr w:type="spellEnd"/>
      <w:r w:rsidRPr="005523A7">
        <w:rPr>
          <w:color w:val="156082" w:themeColor="accent1"/>
        </w:rPr>
        <w:t xml:space="preserve"> do tempo.</w:t>
      </w:r>
    </w:p>
    <w:p w14:paraId="36822E98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to </w:t>
      </w:r>
      <w:proofErr w:type="gramStart"/>
      <w:r w:rsidRPr="005523A7">
        <w:rPr>
          <w:color w:val="156082" w:themeColor="accent1"/>
          <w:lang w:val="en-US"/>
        </w:rPr>
        <w:t>setup</w:t>
      </w:r>
      <w:proofErr w:type="gramEnd"/>
    </w:p>
    <w:p w14:paraId="3B425808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clear-all</w:t>
      </w:r>
    </w:p>
    <w:p w14:paraId="7B380A70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</w:t>
      </w:r>
      <w:proofErr w:type="gramStart"/>
      <w:r w:rsidRPr="005523A7">
        <w:rPr>
          <w:color w:val="156082" w:themeColor="accent1"/>
          <w:lang w:val="en-US"/>
        </w:rPr>
        <w:t>reset-ticks</w:t>
      </w:r>
      <w:proofErr w:type="gramEnd"/>
    </w:p>
    <w:p w14:paraId="2FF55B3B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set </w:t>
      </w:r>
      <w:proofErr w:type="spellStart"/>
      <w:r w:rsidRPr="005523A7">
        <w:rPr>
          <w:color w:val="156082" w:themeColor="accent1"/>
          <w:lang w:val="en-US"/>
        </w:rPr>
        <w:t>tick_bug_fix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gramStart"/>
      <w:r w:rsidRPr="005523A7">
        <w:rPr>
          <w:color w:val="156082" w:themeColor="accent1"/>
          <w:lang w:val="en-US"/>
        </w:rPr>
        <w:t>10000 ;</w:t>
      </w:r>
      <w:proofErr w:type="gramEnd"/>
      <w:r w:rsidRPr="005523A7">
        <w:rPr>
          <w:color w:val="156082" w:themeColor="accent1"/>
          <w:lang w:val="en-US"/>
        </w:rPr>
        <w:t xml:space="preserve">; Para </w:t>
      </w:r>
      <w:proofErr w:type="spellStart"/>
      <w:r w:rsidRPr="005523A7">
        <w:rPr>
          <w:color w:val="156082" w:themeColor="accent1"/>
          <w:lang w:val="en-US"/>
        </w:rPr>
        <w:t>evitar</w:t>
      </w:r>
      <w:proofErr w:type="spellEnd"/>
      <w:r w:rsidRPr="005523A7">
        <w:rPr>
          <w:color w:val="156082" w:themeColor="accent1"/>
          <w:lang w:val="en-US"/>
        </w:rPr>
        <w:t xml:space="preserve"> loops </w:t>
      </w:r>
      <w:proofErr w:type="spellStart"/>
      <w:r w:rsidRPr="005523A7">
        <w:rPr>
          <w:color w:val="156082" w:themeColor="accent1"/>
          <w:lang w:val="en-US"/>
        </w:rPr>
        <w:t>infinitos</w:t>
      </w:r>
      <w:proofErr w:type="spellEnd"/>
    </w:p>
    <w:p w14:paraId="72B9B9AD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</w:t>
      </w:r>
    </w:p>
    <w:p w14:paraId="5A151A7B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set </w:t>
      </w:r>
      <w:proofErr w:type="spellStart"/>
      <w:r w:rsidRPr="005523A7">
        <w:rPr>
          <w:color w:val="156082" w:themeColor="accent1"/>
          <w:lang w:val="en-US"/>
        </w:rPr>
        <w:t>cor_chao</w:t>
      </w:r>
      <w:proofErr w:type="spellEnd"/>
      <w:r w:rsidRPr="005523A7">
        <w:rPr>
          <w:color w:val="156082" w:themeColor="accent1"/>
          <w:lang w:val="en-US"/>
        </w:rPr>
        <w:t xml:space="preserve"> 39</w:t>
      </w:r>
    </w:p>
    <w:p w14:paraId="76A5CB9A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ask patches </w:t>
      </w:r>
      <w:proofErr w:type="gramStart"/>
      <w:r w:rsidRPr="005523A7">
        <w:rPr>
          <w:color w:val="156082" w:themeColor="accent1"/>
          <w:lang w:val="en-US"/>
        </w:rPr>
        <w:t>[ set</w:t>
      </w:r>
      <w:proofErr w:type="gram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cor_</w:t>
      </w:r>
      <w:proofErr w:type="gramStart"/>
      <w:r w:rsidRPr="005523A7">
        <w:rPr>
          <w:color w:val="156082" w:themeColor="accent1"/>
          <w:lang w:val="en-US"/>
        </w:rPr>
        <w:t>chao</w:t>
      </w:r>
      <w:proofErr w:type="spellEnd"/>
      <w:r w:rsidRPr="005523A7">
        <w:rPr>
          <w:color w:val="156082" w:themeColor="accent1"/>
          <w:lang w:val="en-US"/>
        </w:rPr>
        <w:t xml:space="preserve"> ]</w:t>
      </w:r>
      <w:proofErr w:type="gramEnd"/>
    </w:p>
    <w:p w14:paraId="5180DADD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</w:t>
      </w:r>
    </w:p>
    <w:p w14:paraId="57593D4E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</w:t>
      </w:r>
      <w:r w:rsidRPr="005523A7">
        <w:rPr>
          <w:color w:val="156082" w:themeColor="accent1"/>
        </w:rPr>
        <w:t xml:space="preserve">set </w:t>
      </w:r>
      <w:proofErr w:type="spellStart"/>
      <w:r w:rsidRPr="005523A7">
        <w:rPr>
          <w:color w:val="156082" w:themeColor="accent1"/>
        </w:rPr>
        <w:t>posto_carregamento</w:t>
      </w:r>
      <w:proofErr w:type="spellEnd"/>
      <w:r w:rsidRPr="005523A7">
        <w:rPr>
          <w:color w:val="156082" w:themeColor="accent1"/>
        </w:rPr>
        <w:t xml:space="preserve"> [-16 -16]</w:t>
      </w:r>
    </w:p>
    <w:p w14:paraId="1591BE31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</w:t>
      </w:r>
      <w:proofErr w:type="spellStart"/>
      <w:r w:rsidRPr="005523A7">
        <w:rPr>
          <w:color w:val="156082" w:themeColor="accent1"/>
        </w:rPr>
        <w:t>ask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patch</w:t>
      </w:r>
      <w:proofErr w:type="spellEnd"/>
      <w:r w:rsidRPr="005523A7">
        <w:rPr>
          <w:color w:val="156082" w:themeColor="accent1"/>
        </w:rPr>
        <w:t xml:space="preserve"> item 0 </w:t>
      </w:r>
      <w:proofErr w:type="spellStart"/>
      <w:r w:rsidRPr="005523A7">
        <w:rPr>
          <w:color w:val="156082" w:themeColor="accent1"/>
        </w:rPr>
        <w:t>posto_carregamento</w:t>
      </w:r>
      <w:proofErr w:type="spellEnd"/>
      <w:r w:rsidRPr="005523A7">
        <w:rPr>
          <w:color w:val="156082" w:themeColor="accent1"/>
        </w:rPr>
        <w:t xml:space="preserve"> item 1 </w:t>
      </w:r>
      <w:proofErr w:type="spellStart"/>
      <w:r w:rsidRPr="005523A7">
        <w:rPr>
          <w:color w:val="156082" w:themeColor="accent1"/>
        </w:rPr>
        <w:t>posto_carregamento</w:t>
      </w:r>
      <w:proofErr w:type="spellEnd"/>
      <w:r w:rsidRPr="005523A7">
        <w:rPr>
          <w:color w:val="156082" w:themeColor="accent1"/>
        </w:rPr>
        <w:t xml:space="preserve"> </w:t>
      </w:r>
      <w:proofErr w:type="gramStart"/>
      <w:r w:rsidRPr="005523A7">
        <w:rPr>
          <w:color w:val="156082" w:themeColor="accent1"/>
        </w:rPr>
        <w:t>[ set</w:t>
      </w:r>
      <w:proofErr w:type="gram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pcolor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black</w:t>
      </w:r>
      <w:proofErr w:type="spellEnd"/>
      <w:r w:rsidRPr="005523A7">
        <w:rPr>
          <w:color w:val="156082" w:themeColor="accent1"/>
        </w:rPr>
        <w:t xml:space="preserve"> ]</w:t>
      </w:r>
    </w:p>
    <w:p w14:paraId="133A2403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</w:t>
      </w:r>
    </w:p>
    <w:p w14:paraId="38844222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</w:t>
      </w:r>
      <w:proofErr w:type="gramStart"/>
      <w:r w:rsidRPr="005523A7">
        <w:rPr>
          <w:color w:val="156082" w:themeColor="accent1"/>
        </w:rPr>
        <w:t>;;</w:t>
      </w:r>
      <w:proofErr w:type="gramEnd"/>
      <w:r w:rsidRPr="005523A7">
        <w:rPr>
          <w:color w:val="156082" w:themeColor="accent1"/>
        </w:rPr>
        <w:t xml:space="preserve"> Criação de depósitos</w:t>
      </w:r>
    </w:p>
    <w:p w14:paraId="44E9F149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</w:t>
      </w:r>
      <w:proofErr w:type="spellStart"/>
      <w:r w:rsidRPr="005523A7">
        <w:rPr>
          <w:color w:val="156082" w:themeColor="accent1"/>
        </w:rPr>
        <w:t>let</w:t>
      </w:r>
      <w:proofErr w:type="spellEnd"/>
      <w:r w:rsidRPr="005523A7">
        <w:rPr>
          <w:color w:val="156082" w:themeColor="accent1"/>
        </w:rPr>
        <w:t xml:space="preserve"> i 1</w:t>
      </w:r>
    </w:p>
    <w:p w14:paraId="5DDA5CAD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</w:rPr>
        <w:t xml:space="preserve">  </w:t>
      </w:r>
      <w:r w:rsidRPr="005523A7">
        <w:rPr>
          <w:color w:val="156082" w:themeColor="accent1"/>
          <w:lang w:val="en-US"/>
        </w:rPr>
        <w:t>ask patches [</w:t>
      </w:r>
    </w:p>
    <w:p w14:paraId="1D224CEA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</w:t>
      </w:r>
      <w:proofErr w:type="spellStart"/>
      <w:r w:rsidRPr="005523A7">
        <w:rPr>
          <w:color w:val="156082" w:themeColor="accent1"/>
          <w:lang w:val="en-US"/>
        </w:rPr>
        <w:t>i</w:t>
      </w:r>
      <w:proofErr w:type="spellEnd"/>
      <w:r w:rsidRPr="005523A7">
        <w:rPr>
          <w:color w:val="156082" w:themeColor="accent1"/>
          <w:lang w:val="en-US"/>
        </w:rPr>
        <w:t xml:space="preserve"> count patches with [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= blue]</w:t>
      </w:r>
    </w:p>
    <w:p w14:paraId="47ED6E58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if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= </w:t>
      </w:r>
      <w:proofErr w:type="spellStart"/>
      <w:r w:rsidRPr="005523A7">
        <w:rPr>
          <w:color w:val="156082" w:themeColor="accent1"/>
          <w:lang w:val="en-US"/>
        </w:rPr>
        <w:t>cor_chao</w:t>
      </w:r>
      <w:proofErr w:type="spellEnd"/>
      <w:r w:rsidRPr="005523A7">
        <w:rPr>
          <w:color w:val="156082" w:themeColor="accent1"/>
          <w:lang w:val="en-US"/>
        </w:rPr>
        <w:t xml:space="preserve"> and </w:t>
      </w:r>
      <w:proofErr w:type="spellStart"/>
      <w:r w:rsidRPr="005523A7">
        <w:rPr>
          <w:color w:val="156082" w:themeColor="accent1"/>
          <w:lang w:val="en-US"/>
        </w:rPr>
        <w:t>i</w:t>
      </w:r>
      <w:proofErr w:type="spellEnd"/>
      <w:r w:rsidRPr="005523A7">
        <w:rPr>
          <w:color w:val="156082" w:themeColor="accent1"/>
          <w:lang w:val="en-US"/>
        </w:rPr>
        <w:t xml:space="preserve"> &lt; </w:t>
      </w:r>
      <w:proofErr w:type="spellStart"/>
      <w:r w:rsidRPr="005523A7">
        <w:rPr>
          <w:color w:val="156082" w:themeColor="accent1"/>
          <w:lang w:val="en-US"/>
        </w:rPr>
        <w:t>num_depositos</w:t>
      </w:r>
      <w:proofErr w:type="spellEnd"/>
      <w:r w:rsidRPr="005523A7">
        <w:rPr>
          <w:color w:val="156082" w:themeColor="accent1"/>
          <w:lang w:val="en-US"/>
        </w:rPr>
        <w:t xml:space="preserve"> and one-of [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>] of neighbors</w:t>
      </w:r>
      <w:proofErr w:type="gramStart"/>
      <w:r w:rsidRPr="005523A7">
        <w:rPr>
          <w:color w:val="156082" w:themeColor="accent1"/>
          <w:lang w:val="en-US"/>
        </w:rPr>
        <w:t>4 !</w:t>
      </w:r>
      <w:proofErr w:type="gramEnd"/>
      <w:r w:rsidRPr="005523A7">
        <w:rPr>
          <w:color w:val="156082" w:themeColor="accent1"/>
          <w:lang w:val="en-US"/>
        </w:rPr>
        <w:t>= blue [</w:t>
      </w:r>
    </w:p>
    <w:p w14:paraId="7AAF0ECA" w14:textId="77777777" w:rsidR="007028F0" w:rsidRPr="00BA361E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</w:t>
      </w:r>
      <w:r w:rsidRPr="00BA361E">
        <w:rPr>
          <w:color w:val="156082" w:themeColor="accent1"/>
          <w:lang w:val="en-US"/>
        </w:rPr>
        <w:t xml:space="preserve">set </w:t>
      </w:r>
      <w:proofErr w:type="spellStart"/>
      <w:r w:rsidRPr="00BA361E">
        <w:rPr>
          <w:color w:val="156082" w:themeColor="accent1"/>
          <w:lang w:val="en-US"/>
        </w:rPr>
        <w:t>pcolor</w:t>
      </w:r>
      <w:proofErr w:type="spellEnd"/>
      <w:r w:rsidRPr="00BA361E">
        <w:rPr>
          <w:color w:val="156082" w:themeColor="accent1"/>
          <w:lang w:val="en-US"/>
        </w:rPr>
        <w:t xml:space="preserve"> blue</w:t>
      </w:r>
    </w:p>
    <w:p w14:paraId="28D76002" w14:textId="77777777" w:rsidR="007028F0" w:rsidRPr="00BA361E" w:rsidRDefault="007028F0" w:rsidP="007028F0">
      <w:pPr>
        <w:rPr>
          <w:color w:val="156082" w:themeColor="accent1"/>
          <w:lang w:val="en-US"/>
        </w:rPr>
      </w:pPr>
      <w:r w:rsidRPr="00BA361E">
        <w:rPr>
          <w:color w:val="156082" w:themeColor="accent1"/>
          <w:lang w:val="en-US"/>
        </w:rPr>
        <w:t xml:space="preserve">    ]</w:t>
      </w:r>
    </w:p>
    <w:p w14:paraId="698AF3AE" w14:textId="77777777" w:rsidR="007028F0" w:rsidRPr="00BA361E" w:rsidRDefault="007028F0" w:rsidP="007028F0">
      <w:pPr>
        <w:rPr>
          <w:color w:val="156082" w:themeColor="accent1"/>
          <w:lang w:val="en-US"/>
        </w:rPr>
      </w:pPr>
      <w:r w:rsidRPr="00BA361E">
        <w:rPr>
          <w:color w:val="156082" w:themeColor="accent1"/>
          <w:lang w:val="en-US"/>
        </w:rPr>
        <w:lastRenderedPageBreak/>
        <w:t xml:space="preserve">  ]</w:t>
      </w:r>
    </w:p>
    <w:p w14:paraId="12B35AF1" w14:textId="77777777" w:rsidR="007028F0" w:rsidRPr="00BA361E" w:rsidRDefault="007028F0" w:rsidP="007028F0">
      <w:pPr>
        <w:rPr>
          <w:color w:val="156082" w:themeColor="accent1"/>
          <w:lang w:val="en-US"/>
        </w:rPr>
      </w:pPr>
    </w:p>
    <w:p w14:paraId="05B48547" w14:textId="77777777" w:rsidR="007028F0" w:rsidRPr="00BA361E" w:rsidRDefault="007028F0" w:rsidP="007028F0">
      <w:pPr>
        <w:rPr>
          <w:color w:val="156082" w:themeColor="accent1"/>
          <w:lang w:val="en-US"/>
        </w:rPr>
      </w:pPr>
      <w:r w:rsidRPr="00BA361E">
        <w:rPr>
          <w:color w:val="156082" w:themeColor="accent1"/>
          <w:lang w:val="en-US"/>
        </w:rPr>
        <w:t xml:space="preserve">  </w:t>
      </w:r>
      <w:proofErr w:type="gramStart"/>
      <w:r w:rsidRPr="00BA361E">
        <w:rPr>
          <w:color w:val="156082" w:themeColor="accent1"/>
          <w:lang w:val="en-US"/>
        </w:rPr>
        <w:t>;;</w:t>
      </w:r>
      <w:proofErr w:type="gramEnd"/>
      <w:r w:rsidRPr="00BA361E">
        <w:rPr>
          <w:color w:val="156082" w:themeColor="accent1"/>
          <w:lang w:val="en-US"/>
        </w:rPr>
        <w:t xml:space="preserve"> </w:t>
      </w:r>
      <w:proofErr w:type="spellStart"/>
      <w:r w:rsidRPr="00BA361E">
        <w:rPr>
          <w:color w:val="156082" w:themeColor="accent1"/>
          <w:lang w:val="en-US"/>
        </w:rPr>
        <w:t>Criação</w:t>
      </w:r>
      <w:proofErr w:type="spellEnd"/>
      <w:r w:rsidRPr="00BA361E">
        <w:rPr>
          <w:color w:val="156082" w:themeColor="accent1"/>
          <w:lang w:val="en-US"/>
        </w:rPr>
        <w:t xml:space="preserve"> de </w:t>
      </w:r>
      <w:proofErr w:type="spellStart"/>
      <w:r w:rsidRPr="00BA361E">
        <w:rPr>
          <w:color w:val="156082" w:themeColor="accent1"/>
          <w:lang w:val="en-US"/>
        </w:rPr>
        <w:t>agentes</w:t>
      </w:r>
      <w:proofErr w:type="spellEnd"/>
    </w:p>
    <w:p w14:paraId="7969B155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BA361E">
        <w:rPr>
          <w:color w:val="156082" w:themeColor="accent1"/>
          <w:lang w:val="en-US"/>
        </w:rPr>
        <w:t xml:space="preserve">  </w:t>
      </w:r>
      <w:r w:rsidRPr="005523A7">
        <w:rPr>
          <w:color w:val="156082" w:themeColor="accent1"/>
          <w:lang w:val="en-US"/>
        </w:rPr>
        <w:t>create-cleaners 1</w:t>
      </w:r>
    </w:p>
    <w:p w14:paraId="66C50116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create-polluters 3</w:t>
      </w:r>
    </w:p>
    <w:p w14:paraId="2EC7A8E5" w14:textId="77777777" w:rsidR="007028F0" w:rsidRPr="005523A7" w:rsidRDefault="007028F0" w:rsidP="007028F0">
      <w:pPr>
        <w:rPr>
          <w:color w:val="156082" w:themeColor="accent1"/>
          <w:lang w:val="en-US"/>
        </w:rPr>
      </w:pPr>
    </w:p>
    <w:p w14:paraId="3CA7355B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</w:t>
      </w:r>
      <w:proofErr w:type="gramStart"/>
      <w:r w:rsidRPr="005523A7">
        <w:rPr>
          <w:color w:val="156082" w:themeColor="accent1"/>
          <w:lang w:val="en-US"/>
        </w:rPr>
        <w:t>;;</w:t>
      </w:r>
      <w:proofErr w:type="gram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Configuração</w:t>
      </w:r>
      <w:proofErr w:type="spellEnd"/>
      <w:r w:rsidRPr="005523A7">
        <w:rPr>
          <w:color w:val="156082" w:themeColor="accent1"/>
          <w:lang w:val="en-US"/>
        </w:rPr>
        <w:t xml:space="preserve"> dos cleaners</w:t>
      </w:r>
    </w:p>
    <w:p w14:paraId="75B6A791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ask cleaners [</w:t>
      </w:r>
    </w:p>
    <w:p w14:paraId="7B4758C3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</w:t>
      </w:r>
      <w:proofErr w:type="spellStart"/>
      <w:r w:rsidRPr="005523A7">
        <w:rPr>
          <w:color w:val="156082" w:themeColor="accent1"/>
          <w:lang w:val="en-US"/>
        </w:rPr>
        <w:t>depositos</w:t>
      </w:r>
      <w:proofErr w:type="spellEnd"/>
      <w:r w:rsidRPr="005523A7">
        <w:rPr>
          <w:color w:val="156082" w:themeColor="accent1"/>
          <w:lang w:val="en-US"/>
        </w:rPr>
        <w:t xml:space="preserve"> []</w:t>
      </w:r>
    </w:p>
    <w:p w14:paraId="7B25310A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shape "circle"</w:t>
      </w:r>
    </w:p>
    <w:p w14:paraId="5CD744BE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</w:t>
      </w:r>
      <w:r w:rsidRPr="005523A7">
        <w:rPr>
          <w:color w:val="156082" w:themeColor="accent1"/>
        </w:rPr>
        <w:t xml:space="preserve">set </w:t>
      </w:r>
      <w:proofErr w:type="spellStart"/>
      <w:r w:rsidRPr="005523A7">
        <w:rPr>
          <w:color w:val="156082" w:themeColor="accent1"/>
        </w:rPr>
        <w:t>size</w:t>
      </w:r>
      <w:proofErr w:type="spellEnd"/>
      <w:r w:rsidRPr="005523A7">
        <w:rPr>
          <w:color w:val="156082" w:themeColor="accent1"/>
        </w:rPr>
        <w:t xml:space="preserve"> 1.5</w:t>
      </w:r>
    </w:p>
    <w:p w14:paraId="49750D75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</w:t>
      </w:r>
      <w:proofErr w:type="spellStart"/>
      <w:r w:rsidRPr="005523A7">
        <w:rPr>
          <w:color w:val="156082" w:themeColor="accent1"/>
        </w:rPr>
        <w:t>setxy</w:t>
      </w:r>
      <w:proofErr w:type="spellEnd"/>
      <w:r w:rsidRPr="005523A7">
        <w:rPr>
          <w:color w:val="156082" w:themeColor="accent1"/>
        </w:rPr>
        <w:t xml:space="preserve"> item 0 </w:t>
      </w:r>
      <w:proofErr w:type="spellStart"/>
      <w:r w:rsidRPr="005523A7">
        <w:rPr>
          <w:color w:val="156082" w:themeColor="accent1"/>
        </w:rPr>
        <w:t>posto_carregamento</w:t>
      </w:r>
      <w:proofErr w:type="spellEnd"/>
      <w:r w:rsidRPr="005523A7">
        <w:rPr>
          <w:color w:val="156082" w:themeColor="accent1"/>
        </w:rPr>
        <w:t xml:space="preserve"> item 1 </w:t>
      </w:r>
      <w:proofErr w:type="spellStart"/>
      <w:r w:rsidRPr="005523A7">
        <w:rPr>
          <w:color w:val="156082" w:themeColor="accent1"/>
        </w:rPr>
        <w:t>posto_carregamento</w:t>
      </w:r>
      <w:proofErr w:type="spellEnd"/>
    </w:p>
    <w:p w14:paraId="2A921294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</w:rPr>
        <w:t xml:space="preserve">    </w:t>
      </w:r>
      <w:r w:rsidRPr="005523A7">
        <w:rPr>
          <w:color w:val="156082" w:themeColor="accent1"/>
          <w:lang w:val="en-US"/>
        </w:rPr>
        <w:t xml:space="preserve">set battery </w:t>
      </w:r>
      <w:proofErr w:type="spellStart"/>
      <w:r w:rsidRPr="005523A7">
        <w:rPr>
          <w:color w:val="156082" w:themeColor="accent1"/>
          <w:lang w:val="en-US"/>
        </w:rPr>
        <w:t>cleaner_max_battery</w:t>
      </w:r>
      <w:proofErr w:type="spellEnd"/>
    </w:p>
    <w:p w14:paraId="40DF7FC6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capacity 0</w:t>
      </w:r>
    </w:p>
    <w:p w14:paraId="593597C2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</w:t>
      </w:r>
      <w:proofErr w:type="spellStart"/>
      <w:r w:rsidRPr="005523A7">
        <w:rPr>
          <w:color w:val="156082" w:themeColor="accent1"/>
          <w:lang w:val="en-US"/>
        </w:rPr>
        <w:t>last_cleaning_location</w:t>
      </w:r>
      <w:proofErr w:type="spellEnd"/>
      <w:r w:rsidRPr="005523A7">
        <w:rPr>
          <w:color w:val="156082" w:themeColor="accent1"/>
          <w:lang w:val="en-US"/>
        </w:rPr>
        <w:t xml:space="preserve"> [0 0]</w:t>
      </w:r>
    </w:p>
    <w:p w14:paraId="780BDC98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</w:t>
      </w:r>
      <w:proofErr w:type="spellStart"/>
      <w:r w:rsidRPr="005523A7">
        <w:rPr>
          <w:color w:val="156082" w:themeColor="accent1"/>
          <w:lang w:val="en-US"/>
        </w:rPr>
        <w:t>cleaner_map</w:t>
      </w:r>
      <w:proofErr w:type="spellEnd"/>
      <w:r w:rsidRPr="005523A7">
        <w:rPr>
          <w:color w:val="156082" w:themeColor="accent1"/>
          <w:lang w:val="en-US"/>
        </w:rPr>
        <w:t xml:space="preserve"> TRUE</w:t>
      </w:r>
    </w:p>
    <w:p w14:paraId="7A1A9B5E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heading 90</w:t>
      </w:r>
    </w:p>
    <w:p w14:paraId="69C75191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]</w:t>
      </w:r>
    </w:p>
    <w:p w14:paraId="1E912196" w14:textId="77777777" w:rsidR="007028F0" w:rsidRPr="005523A7" w:rsidRDefault="007028F0" w:rsidP="007028F0">
      <w:pPr>
        <w:rPr>
          <w:color w:val="156082" w:themeColor="accent1"/>
          <w:lang w:val="en-US"/>
        </w:rPr>
      </w:pPr>
    </w:p>
    <w:p w14:paraId="40C23F46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</w:t>
      </w:r>
      <w:proofErr w:type="gramStart"/>
      <w:r w:rsidRPr="005523A7">
        <w:rPr>
          <w:color w:val="156082" w:themeColor="accent1"/>
          <w:lang w:val="en-US"/>
        </w:rPr>
        <w:t>;;</w:t>
      </w:r>
      <w:proofErr w:type="gram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Configuração</w:t>
      </w:r>
      <w:proofErr w:type="spellEnd"/>
      <w:r w:rsidRPr="005523A7">
        <w:rPr>
          <w:color w:val="156082" w:themeColor="accent1"/>
          <w:lang w:val="en-US"/>
        </w:rPr>
        <w:t xml:space="preserve"> dos polluters</w:t>
      </w:r>
    </w:p>
    <w:p w14:paraId="77023AB7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ask polluters [</w:t>
      </w:r>
    </w:p>
    <w:p w14:paraId="2B9379F7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shape "cow"</w:t>
      </w:r>
    </w:p>
    <w:p w14:paraId="53BAB965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size 1.5</w:t>
      </w:r>
    </w:p>
    <w:p w14:paraId="3D67282A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color pink</w:t>
      </w:r>
    </w:p>
    <w:p w14:paraId="397CB03F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label-color black</w:t>
      </w:r>
    </w:p>
    <w:p w14:paraId="7F822452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label who</w:t>
      </w:r>
    </w:p>
    <w:p w14:paraId="3EB849E9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</w:t>
      </w:r>
      <w:proofErr w:type="spellStart"/>
      <w:r w:rsidRPr="005523A7">
        <w:rPr>
          <w:color w:val="156082" w:themeColor="accent1"/>
          <w:lang w:val="en-US"/>
        </w:rPr>
        <w:t>setxy</w:t>
      </w:r>
      <w:proofErr w:type="spellEnd"/>
      <w:r w:rsidRPr="005523A7">
        <w:rPr>
          <w:color w:val="156082" w:themeColor="accent1"/>
          <w:lang w:val="en-US"/>
        </w:rPr>
        <w:t xml:space="preserve"> random-</w:t>
      </w:r>
      <w:proofErr w:type="spellStart"/>
      <w:r w:rsidRPr="005523A7">
        <w:rPr>
          <w:color w:val="156082" w:themeColor="accent1"/>
          <w:lang w:val="en-US"/>
        </w:rPr>
        <w:t>pxcor</w:t>
      </w:r>
      <w:proofErr w:type="spellEnd"/>
      <w:r w:rsidRPr="005523A7">
        <w:rPr>
          <w:color w:val="156082" w:themeColor="accent1"/>
          <w:lang w:val="en-US"/>
        </w:rPr>
        <w:t xml:space="preserve"> random-</w:t>
      </w:r>
      <w:proofErr w:type="spellStart"/>
      <w:r w:rsidRPr="005523A7">
        <w:rPr>
          <w:color w:val="156082" w:themeColor="accent1"/>
          <w:lang w:val="en-US"/>
        </w:rPr>
        <w:t>pycor</w:t>
      </w:r>
      <w:proofErr w:type="spellEnd"/>
    </w:p>
    <w:p w14:paraId="3EF84DAE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lastRenderedPageBreak/>
        <w:t xml:space="preserve">  </w:t>
      </w:r>
      <w:r w:rsidRPr="005523A7">
        <w:rPr>
          <w:color w:val="156082" w:themeColor="accent1"/>
        </w:rPr>
        <w:t>]</w:t>
      </w:r>
    </w:p>
    <w:p w14:paraId="56C8E47A" w14:textId="77777777" w:rsidR="007028F0" w:rsidRPr="005523A7" w:rsidRDefault="007028F0" w:rsidP="007028F0">
      <w:pPr>
        <w:rPr>
          <w:color w:val="156082" w:themeColor="accent1"/>
        </w:rPr>
      </w:pPr>
      <w:proofErr w:type="spellStart"/>
      <w:r w:rsidRPr="005523A7">
        <w:rPr>
          <w:color w:val="156082" w:themeColor="accent1"/>
        </w:rPr>
        <w:t>end</w:t>
      </w:r>
      <w:proofErr w:type="spellEnd"/>
    </w:p>
    <w:p w14:paraId="73F1F51C" w14:textId="77777777" w:rsidR="007028F0" w:rsidRPr="005523A7" w:rsidRDefault="007028F0" w:rsidP="007028F0">
      <w:pPr>
        <w:rPr>
          <w:color w:val="156082" w:themeColor="accent1"/>
        </w:rPr>
      </w:pPr>
    </w:p>
    <w:p w14:paraId="24551661" w14:textId="77777777" w:rsidR="007028F0" w:rsidRPr="005523A7" w:rsidRDefault="007028F0" w:rsidP="007028F0">
      <w:pPr>
        <w:rPr>
          <w:color w:val="156082" w:themeColor="accent1"/>
        </w:rPr>
      </w:pPr>
      <w:proofErr w:type="gramStart"/>
      <w:r w:rsidRPr="005523A7">
        <w:rPr>
          <w:color w:val="156082" w:themeColor="accent1"/>
        </w:rPr>
        <w:t>;;</w:t>
      </w:r>
      <w:proofErr w:type="gram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go_once</w:t>
      </w:r>
      <w:proofErr w:type="spellEnd"/>
      <w:r w:rsidRPr="005523A7">
        <w:rPr>
          <w:color w:val="156082" w:themeColor="accent1"/>
        </w:rPr>
        <w:t xml:space="preserve">: Permite que os agentes circulem no mundo de forma aleatória (um só </w:t>
      </w:r>
      <w:proofErr w:type="spellStart"/>
      <w:r w:rsidRPr="005523A7">
        <w:rPr>
          <w:color w:val="156082" w:themeColor="accent1"/>
        </w:rPr>
        <w:t>tick</w:t>
      </w:r>
      <w:proofErr w:type="spellEnd"/>
      <w:r w:rsidRPr="005523A7">
        <w:rPr>
          <w:color w:val="156082" w:themeColor="accent1"/>
        </w:rPr>
        <w:t>).</w:t>
      </w:r>
    </w:p>
    <w:p w14:paraId="6F484D98" w14:textId="77777777" w:rsidR="007028F0" w:rsidRPr="00BA361E" w:rsidRDefault="007028F0" w:rsidP="007028F0">
      <w:pPr>
        <w:rPr>
          <w:color w:val="156082" w:themeColor="accent1"/>
          <w:lang w:val="en-US"/>
        </w:rPr>
      </w:pPr>
      <w:r w:rsidRPr="00BA361E">
        <w:rPr>
          <w:color w:val="156082" w:themeColor="accent1"/>
          <w:lang w:val="en-US"/>
        </w:rPr>
        <w:t xml:space="preserve">to </w:t>
      </w:r>
      <w:proofErr w:type="spellStart"/>
      <w:r w:rsidRPr="00BA361E">
        <w:rPr>
          <w:color w:val="156082" w:themeColor="accent1"/>
          <w:lang w:val="en-US"/>
        </w:rPr>
        <w:t>go_once</w:t>
      </w:r>
      <w:proofErr w:type="spellEnd"/>
    </w:p>
    <w:p w14:paraId="43D5AF90" w14:textId="77777777" w:rsidR="007028F0" w:rsidRPr="00BA361E" w:rsidRDefault="007028F0" w:rsidP="007028F0">
      <w:pPr>
        <w:rPr>
          <w:color w:val="156082" w:themeColor="accent1"/>
          <w:lang w:val="en-US"/>
        </w:rPr>
      </w:pPr>
      <w:r w:rsidRPr="00BA361E">
        <w:rPr>
          <w:color w:val="156082" w:themeColor="accent1"/>
          <w:lang w:val="en-US"/>
        </w:rPr>
        <w:t xml:space="preserve">  </w:t>
      </w:r>
      <w:proofErr w:type="gramStart"/>
      <w:r w:rsidRPr="00BA361E">
        <w:rPr>
          <w:color w:val="156082" w:themeColor="accent1"/>
          <w:lang w:val="en-US"/>
        </w:rPr>
        <w:t>;;</w:t>
      </w:r>
      <w:proofErr w:type="gramEnd"/>
      <w:r w:rsidRPr="00BA361E">
        <w:rPr>
          <w:color w:val="156082" w:themeColor="accent1"/>
          <w:lang w:val="en-US"/>
        </w:rPr>
        <w:t xml:space="preserve"> </w:t>
      </w:r>
      <w:proofErr w:type="spellStart"/>
      <w:r w:rsidRPr="00BA361E">
        <w:rPr>
          <w:color w:val="156082" w:themeColor="accent1"/>
          <w:lang w:val="en-US"/>
        </w:rPr>
        <w:t>Atualiza</w:t>
      </w:r>
      <w:proofErr w:type="spellEnd"/>
      <w:r w:rsidRPr="00BA361E">
        <w:rPr>
          <w:color w:val="156082" w:themeColor="accent1"/>
          <w:lang w:val="en-US"/>
        </w:rPr>
        <w:t xml:space="preserve"> </w:t>
      </w:r>
      <w:proofErr w:type="spellStart"/>
      <w:r w:rsidRPr="00BA361E">
        <w:rPr>
          <w:color w:val="156082" w:themeColor="accent1"/>
          <w:lang w:val="en-US"/>
        </w:rPr>
        <w:t>probabilidades</w:t>
      </w:r>
      <w:proofErr w:type="spellEnd"/>
      <w:r w:rsidRPr="00BA361E">
        <w:rPr>
          <w:color w:val="156082" w:themeColor="accent1"/>
          <w:lang w:val="en-US"/>
        </w:rPr>
        <w:t xml:space="preserve"> dos </w:t>
      </w:r>
      <w:proofErr w:type="gramStart"/>
      <w:r w:rsidRPr="00BA361E">
        <w:rPr>
          <w:color w:val="156082" w:themeColor="accent1"/>
          <w:lang w:val="en-US"/>
        </w:rPr>
        <w:t>sliders</w:t>
      </w:r>
      <w:proofErr w:type="gramEnd"/>
    </w:p>
    <w:p w14:paraId="77BCFE27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BA361E">
        <w:rPr>
          <w:color w:val="156082" w:themeColor="accent1"/>
          <w:lang w:val="en-US"/>
        </w:rPr>
        <w:t xml:space="preserve">  </w:t>
      </w:r>
      <w:r w:rsidRPr="005523A7">
        <w:rPr>
          <w:color w:val="156082" w:themeColor="accent1"/>
          <w:lang w:val="en-US"/>
        </w:rPr>
        <w:t>ask polluter 1 [</w:t>
      </w:r>
    </w:p>
    <w:p w14:paraId="286F0C04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</w:t>
      </w:r>
      <w:proofErr w:type="spellStart"/>
      <w:r w:rsidRPr="005523A7">
        <w:rPr>
          <w:color w:val="156082" w:themeColor="accent1"/>
          <w:lang w:val="en-US"/>
        </w:rPr>
        <w:t>prob_sujar</w:t>
      </w:r>
      <w:proofErr w:type="spellEnd"/>
      <w:r w:rsidRPr="005523A7">
        <w:rPr>
          <w:color w:val="156082" w:themeColor="accent1"/>
          <w:lang w:val="en-US"/>
        </w:rPr>
        <w:t xml:space="preserve"> polluter_1_prob_sujar</w:t>
      </w:r>
    </w:p>
    <w:p w14:paraId="472CB405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</w:t>
      </w:r>
      <w:proofErr w:type="spellStart"/>
      <w:r w:rsidRPr="005523A7">
        <w:rPr>
          <w:color w:val="156082" w:themeColor="accent1"/>
          <w:lang w:val="en-US"/>
        </w:rPr>
        <w:t>polluter_corlixo</w:t>
      </w:r>
      <w:proofErr w:type="spellEnd"/>
      <w:r w:rsidRPr="005523A7">
        <w:rPr>
          <w:color w:val="156082" w:themeColor="accent1"/>
          <w:lang w:val="en-US"/>
        </w:rPr>
        <w:t xml:space="preserve"> 33</w:t>
      </w:r>
    </w:p>
    <w:p w14:paraId="1902F0FF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]</w:t>
      </w:r>
    </w:p>
    <w:p w14:paraId="20E41D90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ask polluter 2 [</w:t>
      </w:r>
    </w:p>
    <w:p w14:paraId="6A4ED641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</w:t>
      </w:r>
      <w:proofErr w:type="spellStart"/>
      <w:r w:rsidRPr="005523A7">
        <w:rPr>
          <w:color w:val="156082" w:themeColor="accent1"/>
          <w:lang w:val="en-US"/>
        </w:rPr>
        <w:t>prob_sujar</w:t>
      </w:r>
      <w:proofErr w:type="spellEnd"/>
      <w:r w:rsidRPr="005523A7">
        <w:rPr>
          <w:color w:val="156082" w:themeColor="accent1"/>
          <w:lang w:val="en-US"/>
        </w:rPr>
        <w:t xml:space="preserve"> polluter_2_prob_sujar</w:t>
      </w:r>
    </w:p>
    <w:p w14:paraId="6D7E7D9D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</w:t>
      </w:r>
      <w:proofErr w:type="spellStart"/>
      <w:r w:rsidRPr="005523A7">
        <w:rPr>
          <w:color w:val="156082" w:themeColor="accent1"/>
          <w:lang w:val="en-US"/>
        </w:rPr>
        <w:t>polluter_corlixo</w:t>
      </w:r>
      <w:proofErr w:type="spellEnd"/>
      <w:r w:rsidRPr="005523A7">
        <w:rPr>
          <w:color w:val="156082" w:themeColor="accent1"/>
          <w:lang w:val="en-US"/>
        </w:rPr>
        <w:t xml:space="preserve"> 53</w:t>
      </w:r>
    </w:p>
    <w:p w14:paraId="28A5CF7F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]</w:t>
      </w:r>
    </w:p>
    <w:p w14:paraId="7C15FE7E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ask polluter 3 [</w:t>
      </w:r>
    </w:p>
    <w:p w14:paraId="72D1334A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</w:t>
      </w:r>
      <w:proofErr w:type="spellStart"/>
      <w:r w:rsidRPr="005523A7">
        <w:rPr>
          <w:color w:val="156082" w:themeColor="accent1"/>
          <w:lang w:val="en-US"/>
        </w:rPr>
        <w:t>prob_sujar</w:t>
      </w:r>
      <w:proofErr w:type="spellEnd"/>
      <w:r w:rsidRPr="005523A7">
        <w:rPr>
          <w:color w:val="156082" w:themeColor="accent1"/>
          <w:lang w:val="en-US"/>
        </w:rPr>
        <w:t xml:space="preserve"> polluter_3_prob_sujar</w:t>
      </w:r>
    </w:p>
    <w:p w14:paraId="5EA9801D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</w:t>
      </w:r>
      <w:r w:rsidRPr="005523A7">
        <w:rPr>
          <w:color w:val="156082" w:themeColor="accent1"/>
        </w:rPr>
        <w:t xml:space="preserve">set </w:t>
      </w:r>
      <w:proofErr w:type="spellStart"/>
      <w:r w:rsidRPr="005523A7">
        <w:rPr>
          <w:color w:val="156082" w:themeColor="accent1"/>
        </w:rPr>
        <w:t>polluter_corlixo</w:t>
      </w:r>
      <w:proofErr w:type="spellEnd"/>
      <w:r w:rsidRPr="005523A7">
        <w:rPr>
          <w:color w:val="156082" w:themeColor="accent1"/>
        </w:rPr>
        <w:t xml:space="preserve"> 3</w:t>
      </w:r>
    </w:p>
    <w:p w14:paraId="27A4B779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]</w:t>
      </w:r>
    </w:p>
    <w:p w14:paraId="751F55C0" w14:textId="77777777" w:rsidR="007028F0" w:rsidRPr="005523A7" w:rsidRDefault="007028F0" w:rsidP="007028F0">
      <w:pPr>
        <w:rPr>
          <w:color w:val="156082" w:themeColor="accent1"/>
        </w:rPr>
      </w:pPr>
    </w:p>
    <w:p w14:paraId="4E299AD0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</w:t>
      </w:r>
      <w:proofErr w:type="gramStart"/>
      <w:r w:rsidRPr="005523A7">
        <w:rPr>
          <w:color w:val="156082" w:themeColor="accent1"/>
        </w:rPr>
        <w:t>;;</w:t>
      </w:r>
      <w:proofErr w:type="gramEnd"/>
      <w:r w:rsidRPr="005523A7">
        <w:rPr>
          <w:color w:val="156082" w:themeColor="accent1"/>
        </w:rPr>
        <w:t xml:space="preserve"> Atualiza depósitos</w:t>
      </w:r>
    </w:p>
    <w:p w14:paraId="2D250557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</w:t>
      </w:r>
      <w:proofErr w:type="spellStart"/>
      <w:r w:rsidRPr="005523A7">
        <w:rPr>
          <w:color w:val="156082" w:themeColor="accent1"/>
        </w:rPr>
        <w:t>let</w:t>
      </w:r>
      <w:proofErr w:type="spellEnd"/>
      <w:r w:rsidRPr="005523A7">
        <w:rPr>
          <w:color w:val="156082" w:themeColor="accent1"/>
        </w:rPr>
        <w:t xml:space="preserve"> i 1</w:t>
      </w:r>
    </w:p>
    <w:p w14:paraId="004AA40A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</w:rPr>
        <w:t xml:space="preserve">  </w:t>
      </w:r>
      <w:r w:rsidRPr="005523A7">
        <w:rPr>
          <w:color w:val="156082" w:themeColor="accent1"/>
          <w:lang w:val="en-US"/>
        </w:rPr>
        <w:t>ask patches [</w:t>
      </w:r>
    </w:p>
    <w:p w14:paraId="4A83C768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</w:t>
      </w:r>
      <w:proofErr w:type="spellStart"/>
      <w:r w:rsidRPr="005523A7">
        <w:rPr>
          <w:color w:val="156082" w:themeColor="accent1"/>
          <w:lang w:val="en-US"/>
        </w:rPr>
        <w:t>i</w:t>
      </w:r>
      <w:proofErr w:type="spellEnd"/>
      <w:r w:rsidRPr="005523A7">
        <w:rPr>
          <w:color w:val="156082" w:themeColor="accent1"/>
          <w:lang w:val="en-US"/>
        </w:rPr>
        <w:t xml:space="preserve"> count patches with [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= blue]</w:t>
      </w:r>
    </w:p>
    <w:p w14:paraId="3C85CE54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</w:t>
      </w:r>
      <w:proofErr w:type="spellStart"/>
      <w:r w:rsidRPr="005523A7">
        <w:rPr>
          <w:color w:val="156082" w:themeColor="accent1"/>
        </w:rPr>
        <w:t>if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pcolor</w:t>
      </w:r>
      <w:proofErr w:type="spellEnd"/>
      <w:r w:rsidRPr="005523A7">
        <w:rPr>
          <w:color w:val="156082" w:themeColor="accent1"/>
        </w:rPr>
        <w:t xml:space="preserve"> = </w:t>
      </w:r>
      <w:proofErr w:type="spellStart"/>
      <w:r w:rsidRPr="005523A7">
        <w:rPr>
          <w:color w:val="156082" w:themeColor="accent1"/>
        </w:rPr>
        <w:t>cor_chao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and</w:t>
      </w:r>
      <w:proofErr w:type="spellEnd"/>
      <w:r w:rsidRPr="005523A7">
        <w:rPr>
          <w:color w:val="156082" w:themeColor="accent1"/>
        </w:rPr>
        <w:t xml:space="preserve"> i &lt; </w:t>
      </w:r>
      <w:proofErr w:type="spellStart"/>
      <w:r w:rsidRPr="005523A7">
        <w:rPr>
          <w:color w:val="156082" w:themeColor="accent1"/>
        </w:rPr>
        <w:t>num_depositos</w:t>
      </w:r>
      <w:proofErr w:type="spellEnd"/>
      <w:r w:rsidRPr="005523A7">
        <w:rPr>
          <w:color w:val="156082" w:themeColor="accent1"/>
        </w:rPr>
        <w:t xml:space="preserve"> [</w:t>
      </w:r>
    </w:p>
    <w:p w14:paraId="744943CE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</w:rPr>
        <w:t xml:space="preserve">      </w:t>
      </w:r>
      <w:r w:rsidRPr="005523A7">
        <w:rPr>
          <w:color w:val="156082" w:themeColor="accent1"/>
          <w:lang w:val="en-US"/>
        </w:rPr>
        <w:t xml:space="preserve">set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blue</w:t>
      </w:r>
    </w:p>
    <w:p w14:paraId="39BB2721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]</w:t>
      </w:r>
    </w:p>
    <w:p w14:paraId="5BD8E90A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if </w:t>
      </w:r>
      <w:proofErr w:type="spellStart"/>
      <w:r w:rsidRPr="005523A7">
        <w:rPr>
          <w:color w:val="156082" w:themeColor="accent1"/>
          <w:lang w:val="en-US"/>
        </w:rPr>
        <w:t>i</w:t>
      </w:r>
      <w:proofErr w:type="spellEnd"/>
      <w:r w:rsidRPr="005523A7">
        <w:rPr>
          <w:color w:val="156082" w:themeColor="accent1"/>
          <w:lang w:val="en-US"/>
        </w:rPr>
        <w:t xml:space="preserve"> &gt; </w:t>
      </w:r>
      <w:proofErr w:type="spellStart"/>
      <w:r w:rsidRPr="005523A7">
        <w:rPr>
          <w:color w:val="156082" w:themeColor="accent1"/>
          <w:lang w:val="en-US"/>
        </w:rPr>
        <w:t>num_depositos</w:t>
      </w:r>
      <w:proofErr w:type="spellEnd"/>
      <w:r w:rsidRPr="005523A7">
        <w:rPr>
          <w:color w:val="156082" w:themeColor="accent1"/>
          <w:lang w:val="en-US"/>
        </w:rPr>
        <w:t xml:space="preserve"> and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= blue [</w:t>
      </w:r>
    </w:p>
    <w:p w14:paraId="2B710C7C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lastRenderedPageBreak/>
        <w:t xml:space="preserve">      set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cor_chao</w:t>
      </w:r>
      <w:proofErr w:type="spellEnd"/>
    </w:p>
    <w:p w14:paraId="2AF8C172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]</w:t>
      </w:r>
    </w:p>
    <w:p w14:paraId="2422086F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]</w:t>
      </w:r>
    </w:p>
    <w:p w14:paraId="48AA51E1" w14:textId="77777777" w:rsidR="007028F0" w:rsidRPr="005523A7" w:rsidRDefault="007028F0" w:rsidP="007028F0">
      <w:pPr>
        <w:rPr>
          <w:color w:val="156082" w:themeColor="accent1"/>
          <w:lang w:val="en-US"/>
        </w:rPr>
      </w:pPr>
    </w:p>
    <w:p w14:paraId="4914107C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</w:t>
      </w:r>
      <w:proofErr w:type="gramStart"/>
      <w:r w:rsidRPr="005523A7">
        <w:rPr>
          <w:color w:val="156082" w:themeColor="accent1"/>
          <w:lang w:val="en-US"/>
        </w:rPr>
        <w:t>;;</w:t>
      </w:r>
      <w:proofErr w:type="gram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Ações</w:t>
      </w:r>
      <w:proofErr w:type="spellEnd"/>
      <w:r w:rsidRPr="005523A7">
        <w:rPr>
          <w:color w:val="156082" w:themeColor="accent1"/>
          <w:lang w:val="en-US"/>
        </w:rPr>
        <w:t xml:space="preserve"> dos cleaners</w:t>
      </w:r>
    </w:p>
    <w:p w14:paraId="21C94688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ask cleaners [</w:t>
      </w:r>
    </w:p>
    <w:p w14:paraId="41A38EF2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let </w:t>
      </w:r>
      <w:proofErr w:type="spellStart"/>
      <w:r w:rsidRPr="005523A7">
        <w:rPr>
          <w:color w:val="156082" w:themeColor="accent1"/>
          <w:lang w:val="en-US"/>
        </w:rPr>
        <w:t>cleaner_atual</w:t>
      </w:r>
      <w:proofErr w:type="spellEnd"/>
      <w:r w:rsidRPr="005523A7">
        <w:rPr>
          <w:color w:val="156082" w:themeColor="accent1"/>
          <w:lang w:val="en-US"/>
        </w:rPr>
        <w:t xml:space="preserve"> who</w:t>
      </w:r>
    </w:p>
    <w:p w14:paraId="3AAFB4F4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ask patch-here [</w:t>
      </w:r>
    </w:p>
    <w:p w14:paraId="01BDC2B8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if </w:t>
      </w:r>
      <w:proofErr w:type="spellStart"/>
      <w:proofErr w:type="gram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!</w:t>
      </w:r>
      <w:proofErr w:type="gramEnd"/>
      <w:r w:rsidRPr="005523A7">
        <w:rPr>
          <w:color w:val="156082" w:themeColor="accent1"/>
          <w:lang w:val="en-US"/>
        </w:rPr>
        <w:t>= blue [</w:t>
      </w:r>
    </w:p>
    <w:p w14:paraId="67E3CAA8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let </w:t>
      </w:r>
      <w:proofErr w:type="spellStart"/>
      <w:r w:rsidRPr="005523A7">
        <w:rPr>
          <w:color w:val="156082" w:themeColor="accent1"/>
          <w:lang w:val="en-US"/>
        </w:rPr>
        <w:t>coordenadas_depositos</w:t>
      </w:r>
      <w:proofErr w:type="spellEnd"/>
      <w:r w:rsidRPr="005523A7">
        <w:rPr>
          <w:color w:val="156082" w:themeColor="accent1"/>
          <w:lang w:val="en-US"/>
        </w:rPr>
        <w:t xml:space="preserve"> (list round </w:t>
      </w:r>
      <w:proofErr w:type="spellStart"/>
      <w:r w:rsidRPr="005523A7">
        <w:rPr>
          <w:color w:val="156082" w:themeColor="accent1"/>
          <w:lang w:val="en-US"/>
        </w:rPr>
        <w:t>pxcor</w:t>
      </w:r>
      <w:proofErr w:type="spellEnd"/>
      <w:r w:rsidRPr="005523A7">
        <w:rPr>
          <w:color w:val="156082" w:themeColor="accent1"/>
          <w:lang w:val="en-US"/>
        </w:rPr>
        <w:t xml:space="preserve"> round </w:t>
      </w:r>
      <w:proofErr w:type="spellStart"/>
      <w:r w:rsidRPr="005523A7">
        <w:rPr>
          <w:color w:val="156082" w:themeColor="accent1"/>
          <w:lang w:val="en-US"/>
        </w:rPr>
        <w:t>pycor</w:t>
      </w:r>
      <w:proofErr w:type="spellEnd"/>
      <w:r w:rsidRPr="005523A7">
        <w:rPr>
          <w:color w:val="156082" w:themeColor="accent1"/>
          <w:lang w:val="en-US"/>
        </w:rPr>
        <w:t>)</w:t>
      </w:r>
    </w:p>
    <w:p w14:paraId="28E2899E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    </w:t>
      </w:r>
      <w:proofErr w:type="spellStart"/>
      <w:r w:rsidRPr="005523A7">
        <w:rPr>
          <w:color w:val="156082" w:themeColor="accent1"/>
        </w:rPr>
        <w:t>if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member</w:t>
      </w:r>
      <w:proofErr w:type="spellEnd"/>
      <w:r w:rsidRPr="005523A7">
        <w:rPr>
          <w:color w:val="156082" w:themeColor="accent1"/>
        </w:rPr>
        <w:t xml:space="preserve">? </w:t>
      </w:r>
      <w:proofErr w:type="spellStart"/>
      <w:r w:rsidRPr="005523A7">
        <w:rPr>
          <w:color w:val="156082" w:themeColor="accent1"/>
        </w:rPr>
        <w:t>coordenadas_depositos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depositos</w:t>
      </w:r>
      <w:proofErr w:type="spellEnd"/>
      <w:r w:rsidRPr="005523A7">
        <w:rPr>
          <w:color w:val="156082" w:themeColor="accent1"/>
        </w:rPr>
        <w:t xml:space="preserve"> [</w:t>
      </w:r>
    </w:p>
    <w:p w14:paraId="15C6432D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set </w:t>
      </w:r>
      <w:proofErr w:type="spellStart"/>
      <w:r w:rsidRPr="005523A7">
        <w:rPr>
          <w:color w:val="156082" w:themeColor="accent1"/>
        </w:rPr>
        <w:t>depositos</w:t>
      </w:r>
      <w:proofErr w:type="spellEnd"/>
      <w:r w:rsidRPr="005523A7">
        <w:rPr>
          <w:color w:val="156082" w:themeColor="accent1"/>
        </w:rPr>
        <w:t xml:space="preserve"> remove </w:t>
      </w:r>
      <w:proofErr w:type="spellStart"/>
      <w:r w:rsidRPr="005523A7">
        <w:rPr>
          <w:color w:val="156082" w:themeColor="accent1"/>
        </w:rPr>
        <w:t>coordenadas_depositos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depositos</w:t>
      </w:r>
      <w:proofErr w:type="spellEnd"/>
    </w:p>
    <w:p w14:paraId="720BC17A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</w:rPr>
        <w:t xml:space="preserve">        </w:t>
      </w:r>
      <w:r w:rsidRPr="005523A7">
        <w:rPr>
          <w:color w:val="156082" w:themeColor="accent1"/>
          <w:lang w:val="en-US"/>
        </w:rPr>
        <w:t>]</w:t>
      </w:r>
    </w:p>
    <w:p w14:paraId="480A64FF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]</w:t>
      </w:r>
    </w:p>
    <w:p w14:paraId="51D17842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]</w:t>
      </w:r>
    </w:p>
    <w:p w14:paraId="6BFF4BD9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</w:t>
      </w:r>
    </w:p>
    <w:p w14:paraId="3C0DB5CC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</w:t>
      </w:r>
      <w:proofErr w:type="gramStart"/>
      <w:r w:rsidRPr="005523A7">
        <w:rPr>
          <w:color w:val="156082" w:themeColor="accent1"/>
          <w:lang w:val="en-US"/>
        </w:rPr>
        <w:t>;;</w:t>
      </w:r>
      <w:proofErr w:type="gramEnd"/>
      <w:r w:rsidRPr="005523A7">
        <w:rPr>
          <w:color w:val="156082" w:themeColor="accent1"/>
          <w:lang w:val="en-US"/>
        </w:rPr>
        <w:t xml:space="preserve"> Modo </w:t>
      </w:r>
      <w:proofErr w:type="spellStart"/>
      <w:r w:rsidRPr="005523A7">
        <w:rPr>
          <w:color w:val="156082" w:themeColor="accent1"/>
          <w:lang w:val="en-US"/>
        </w:rPr>
        <w:t>carregar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bateria</w:t>
      </w:r>
      <w:proofErr w:type="spellEnd"/>
    </w:p>
    <w:p w14:paraId="75043796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if battery &gt; </w:t>
      </w:r>
      <w:proofErr w:type="spellStart"/>
      <w:r w:rsidRPr="005523A7">
        <w:rPr>
          <w:color w:val="156082" w:themeColor="accent1"/>
          <w:lang w:val="en-US"/>
        </w:rPr>
        <w:t>cleaner_max_battery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gramStart"/>
      <w:r w:rsidRPr="005523A7">
        <w:rPr>
          <w:color w:val="156082" w:themeColor="accent1"/>
          <w:lang w:val="en-US"/>
        </w:rPr>
        <w:t>[ set</w:t>
      </w:r>
      <w:proofErr w:type="gramEnd"/>
      <w:r w:rsidRPr="005523A7">
        <w:rPr>
          <w:color w:val="156082" w:themeColor="accent1"/>
          <w:lang w:val="en-US"/>
        </w:rPr>
        <w:t xml:space="preserve"> battery </w:t>
      </w:r>
      <w:proofErr w:type="spellStart"/>
      <w:r w:rsidRPr="005523A7">
        <w:rPr>
          <w:color w:val="156082" w:themeColor="accent1"/>
          <w:lang w:val="en-US"/>
        </w:rPr>
        <w:t>cleaner_max_</w:t>
      </w:r>
      <w:proofErr w:type="gramStart"/>
      <w:r w:rsidRPr="005523A7">
        <w:rPr>
          <w:color w:val="156082" w:themeColor="accent1"/>
          <w:lang w:val="en-US"/>
        </w:rPr>
        <w:t>battery</w:t>
      </w:r>
      <w:proofErr w:type="spellEnd"/>
      <w:r w:rsidRPr="005523A7">
        <w:rPr>
          <w:color w:val="156082" w:themeColor="accent1"/>
          <w:lang w:val="en-US"/>
        </w:rPr>
        <w:t xml:space="preserve"> ]</w:t>
      </w:r>
      <w:proofErr w:type="gramEnd"/>
    </w:p>
    <w:p w14:paraId="3DD56596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ask patch-here [</w:t>
      </w:r>
    </w:p>
    <w:p w14:paraId="3EA6FB24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</w:t>
      </w:r>
      <w:proofErr w:type="spellStart"/>
      <w:r w:rsidRPr="005523A7">
        <w:rPr>
          <w:color w:val="156082" w:themeColor="accent1"/>
          <w:lang w:val="en-US"/>
        </w:rPr>
        <w:t>ifelse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= black and ([battery] of cleaner </w:t>
      </w:r>
      <w:proofErr w:type="spellStart"/>
      <w:r w:rsidRPr="005523A7">
        <w:rPr>
          <w:color w:val="156082" w:themeColor="accent1"/>
          <w:lang w:val="en-US"/>
        </w:rPr>
        <w:t>cleaner_atual</w:t>
      </w:r>
      <w:proofErr w:type="spellEnd"/>
      <w:r w:rsidRPr="005523A7">
        <w:rPr>
          <w:color w:val="156082" w:themeColor="accent1"/>
          <w:lang w:val="en-US"/>
        </w:rPr>
        <w:t xml:space="preserve"> &lt; </w:t>
      </w:r>
      <w:proofErr w:type="spellStart"/>
      <w:r w:rsidRPr="005523A7">
        <w:rPr>
          <w:color w:val="156082" w:themeColor="accent1"/>
          <w:lang w:val="en-US"/>
        </w:rPr>
        <w:t>cleaner_max_battery</w:t>
      </w:r>
      <w:proofErr w:type="spellEnd"/>
      <w:r w:rsidRPr="005523A7">
        <w:rPr>
          <w:color w:val="156082" w:themeColor="accent1"/>
          <w:lang w:val="en-US"/>
        </w:rPr>
        <w:t>) [</w:t>
      </w:r>
    </w:p>
    <w:p w14:paraId="26FD7124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ask cleaners [</w:t>
      </w:r>
    </w:p>
    <w:p w14:paraId="63EA3C7B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let </w:t>
      </w:r>
      <w:proofErr w:type="spellStart"/>
      <w:r w:rsidRPr="005523A7">
        <w:rPr>
          <w:color w:val="156082" w:themeColor="accent1"/>
          <w:lang w:val="en-US"/>
        </w:rPr>
        <w:t>battery_a_cargar</w:t>
      </w:r>
      <w:proofErr w:type="spellEnd"/>
      <w:r w:rsidRPr="005523A7">
        <w:rPr>
          <w:color w:val="156082" w:themeColor="accent1"/>
          <w:lang w:val="en-US"/>
        </w:rPr>
        <w:t xml:space="preserve"> battery + (</w:t>
      </w:r>
      <w:proofErr w:type="spellStart"/>
      <w:r w:rsidRPr="005523A7">
        <w:rPr>
          <w:color w:val="156082" w:themeColor="accent1"/>
          <w:lang w:val="en-US"/>
        </w:rPr>
        <w:t>cleaner_max_battery</w:t>
      </w:r>
      <w:proofErr w:type="spellEnd"/>
      <w:r w:rsidRPr="005523A7">
        <w:rPr>
          <w:color w:val="156082" w:themeColor="accent1"/>
          <w:lang w:val="en-US"/>
        </w:rPr>
        <w:t xml:space="preserve"> / </w:t>
      </w:r>
      <w:proofErr w:type="spellStart"/>
      <w:r w:rsidRPr="005523A7">
        <w:rPr>
          <w:color w:val="156082" w:themeColor="accent1"/>
          <w:lang w:val="en-US"/>
        </w:rPr>
        <w:t>cleaner_tempo_carregamento</w:t>
      </w:r>
      <w:proofErr w:type="spellEnd"/>
      <w:r w:rsidRPr="005523A7">
        <w:rPr>
          <w:color w:val="156082" w:themeColor="accent1"/>
          <w:lang w:val="en-US"/>
        </w:rPr>
        <w:t>)</w:t>
      </w:r>
    </w:p>
    <w:p w14:paraId="2C1F22B0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</w:t>
      </w:r>
      <w:proofErr w:type="spellStart"/>
      <w:r w:rsidRPr="005523A7">
        <w:rPr>
          <w:color w:val="156082" w:themeColor="accent1"/>
          <w:lang w:val="en-US"/>
        </w:rPr>
        <w:t>ifelse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battery_a_cargar</w:t>
      </w:r>
      <w:proofErr w:type="spellEnd"/>
      <w:r w:rsidRPr="005523A7">
        <w:rPr>
          <w:color w:val="156082" w:themeColor="accent1"/>
          <w:lang w:val="en-US"/>
        </w:rPr>
        <w:t xml:space="preserve"> &gt; </w:t>
      </w:r>
      <w:proofErr w:type="spellStart"/>
      <w:r w:rsidRPr="005523A7">
        <w:rPr>
          <w:color w:val="156082" w:themeColor="accent1"/>
          <w:lang w:val="en-US"/>
        </w:rPr>
        <w:t>cleaner_max_battery</w:t>
      </w:r>
      <w:proofErr w:type="spellEnd"/>
      <w:r w:rsidRPr="005523A7">
        <w:rPr>
          <w:color w:val="156082" w:themeColor="accent1"/>
          <w:lang w:val="en-US"/>
        </w:rPr>
        <w:t xml:space="preserve"> [</w:t>
      </w:r>
    </w:p>
    <w:p w14:paraId="418271E9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set battery </w:t>
      </w:r>
      <w:proofErr w:type="spellStart"/>
      <w:r w:rsidRPr="005523A7">
        <w:rPr>
          <w:color w:val="156082" w:themeColor="accent1"/>
          <w:lang w:val="en-US"/>
        </w:rPr>
        <w:t>cleaner_max_battery</w:t>
      </w:r>
      <w:proofErr w:type="spellEnd"/>
    </w:p>
    <w:p w14:paraId="4458C56C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][</w:t>
      </w:r>
    </w:p>
    <w:p w14:paraId="1C9A888B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set battery </w:t>
      </w:r>
      <w:proofErr w:type="spellStart"/>
      <w:r w:rsidRPr="005523A7">
        <w:rPr>
          <w:color w:val="156082" w:themeColor="accent1"/>
          <w:lang w:val="en-US"/>
        </w:rPr>
        <w:t>battery</w:t>
      </w:r>
      <w:proofErr w:type="spellEnd"/>
      <w:r w:rsidRPr="005523A7">
        <w:rPr>
          <w:color w:val="156082" w:themeColor="accent1"/>
          <w:lang w:val="en-US"/>
        </w:rPr>
        <w:t xml:space="preserve"> + (</w:t>
      </w:r>
      <w:proofErr w:type="spellStart"/>
      <w:r w:rsidRPr="005523A7">
        <w:rPr>
          <w:color w:val="156082" w:themeColor="accent1"/>
          <w:lang w:val="en-US"/>
        </w:rPr>
        <w:t>cleaner_max_battery</w:t>
      </w:r>
      <w:proofErr w:type="spellEnd"/>
      <w:r w:rsidRPr="005523A7">
        <w:rPr>
          <w:color w:val="156082" w:themeColor="accent1"/>
          <w:lang w:val="en-US"/>
        </w:rPr>
        <w:t xml:space="preserve"> / </w:t>
      </w:r>
      <w:proofErr w:type="spellStart"/>
      <w:r w:rsidRPr="005523A7">
        <w:rPr>
          <w:color w:val="156082" w:themeColor="accent1"/>
          <w:lang w:val="en-US"/>
        </w:rPr>
        <w:t>cleaner_tempo_carregamento</w:t>
      </w:r>
      <w:proofErr w:type="spellEnd"/>
      <w:r w:rsidRPr="005523A7">
        <w:rPr>
          <w:color w:val="156082" w:themeColor="accent1"/>
          <w:lang w:val="en-US"/>
        </w:rPr>
        <w:t>)</w:t>
      </w:r>
    </w:p>
    <w:p w14:paraId="6F74FAD5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lastRenderedPageBreak/>
        <w:t xml:space="preserve">          </w:t>
      </w:r>
      <w:r w:rsidRPr="005523A7">
        <w:rPr>
          <w:color w:val="156082" w:themeColor="accent1"/>
        </w:rPr>
        <w:t>]</w:t>
      </w:r>
    </w:p>
    <w:p w14:paraId="75C7C260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]</w:t>
      </w:r>
    </w:p>
    <w:p w14:paraId="0B78C69A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][</w:t>
      </w:r>
    </w:p>
    <w:p w14:paraId="3367C0D0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</w:t>
      </w:r>
      <w:proofErr w:type="gramStart"/>
      <w:r w:rsidRPr="005523A7">
        <w:rPr>
          <w:color w:val="156082" w:themeColor="accent1"/>
        </w:rPr>
        <w:t>;;</w:t>
      </w:r>
      <w:proofErr w:type="gramEnd"/>
      <w:r w:rsidRPr="005523A7">
        <w:rPr>
          <w:color w:val="156082" w:themeColor="accent1"/>
        </w:rPr>
        <w:t xml:space="preserve"> Verificar a bateria e definir movimentação</w:t>
      </w:r>
    </w:p>
    <w:p w14:paraId="2E5CAE40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</w:rPr>
        <w:t xml:space="preserve">        </w:t>
      </w:r>
      <w:r w:rsidRPr="005523A7">
        <w:rPr>
          <w:color w:val="156082" w:themeColor="accent1"/>
          <w:lang w:val="en-US"/>
        </w:rPr>
        <w:t>ask cleaners [</w:t>
      </w:r>
    </w:p>
    <w:p w14:paraId="34959A0D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</w:t>
      </w:r>
      <w:proofErr w:type="spellStart"/>
      <w:r w:rsidRPr="005523A7">
        <w:rPr>
          <w:color w:val="156082" w:themeColor="accent1"/>
          <w:lang w:val="en-US"/>
        </w:rPr>
        <w:t>ifelse</w:t>
      </w:r>
      <w:proofErr w:type="spellEnd"/>
      <w:r w:rsidRPr="005523A7">
        <w:rPr>
          <w:color w:val="156082" w:themeColor="accent1"/>
          <w:lang w:val="en-US"/>
        </w:rPr>
        <w:t xml:space="preserve"> battery &lt;= 50 * </w:t>
      </w:r>
      <w:proofErr w:type="spellStart"/>
      <w:r w:rsidRPr="005523A7">
        <w:rPr>
          <w:color w:val="156082" w:themeColor="accent1"/>
          <w:lang w:val="en-US"/>
        </w:rPr>
        <w:t>battery_loss</w:t>
      </w:r>
      <w:proofErr w:type="spellEnd"/>
      <w:r w:rsidRPr="005523A7">
        <w:rPr>
          <w:color w:val="156082" w:themeColor="accent1"/>
          <w:lang w:val="en-US"/>
        </w:rPr>
        <w:t xml:space="preserve"> [</w:t>
      </w:r>
    </w:p>
    <w:p w14:paraId="6A43C587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if </w:t>
      </w:r>
      <w:proofErr w:type="spellStart"/>
      <w:r w:rsidRPr="005523A7">
        <w:rPr>
          <w:color w:val="156082" w:themeColor="accent1"/>
          <w:lang w:val="en-US"/>
        </w:rPr>
        <w:t>last_cleaning_location</w:t>
      </w:r>
      <w:proofErr w:type="spellEnd"/>
      <w:r w:rsidRPr="005523A7">
        <w:rPr>
          <w:color w:val="156082" w:themeColor="accent1"/>
          <w:lang w:val="en-US"/>
        </w:rPr>
        <w:t xml:space="preserve"> = [0 0] [</w:t>
      </w:r>
    </w:p>
    <w:p w14:paraId="44FDBFF5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set </w:t>
      </w:r>
      <w:proofErr w:type="spellStart"/>
      <w:r w:rsidRPr="005523A7">
        <w:rPr>
          <w:color w:val="156082" w:themeColor="accent1"/>
          <w:lang w:val="en-US"/>
        </w:rPr>
        <w:t>last_cleaning_location</w:t>
      </w:r>
      <w:proofErr w:type="spellEnd"/>
      <w:r w:rsidRPr="005523A7">
        <w:rPr>
          <w:color w:val="156082" w:themeColor="accent1"/>
          <w:lang w:val="en-US"/>
        </w:rPr>
        <w:t xml:space="preserve"> (list round </w:t>
      </w:r>
      <w:proofErr w:type="spellStart"/>
      <w:r w:rsidRPr="005523A7">
        <w:rPr>
          <w:color w:val="156082" w:themeColor="accent1"/>
          <w:lang w:val="en-US"/>
        </w:rPr>
        <w:t>xcor</w:t>
      </w:r>
      <w:proofErr w:type="spellEnd"/>
      <w:r w:rsidRPr="005523A7">
        <w:rPr>
          <w:color w:val="156082" w:themeColor="accent1"/>
          <w:lang w:val="en-US"/>
        </w:rPr>
        <w:t xml:space="preserve"> round </w:t>
      </w:r>
      <w:proofErr w:type="spellStart"/>
      <w:r w:rsidRPr="005523A7">
        <w:rPr>
          <w:color w:val="156082" w:themeColor="accent1"/>
          <w:lang w:val="en-US"/>
        </w:rPr>
        <w:t>ycor</w:t>
      </w:r>
      <w:proofErr w:type="spellEnd"/>
      <w:r w:rsidRPr="005523A7">
        <w:rPr>
          <w:color w:val="156082" w:themeColor="accent1"/>
          <w:lang w:val="en-US"/>
        </w:rPr>
        <w:t>)</w:t>
      </w:r>
    </w:p>
    <w:p w14:paraId="55B9F3C4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if ticks &gt; </w:t>
      </w:r>
      <w:proofErr w:type="spellStart"/>
      <w:r w:rsidRPr="005523A7">
        <w:rPr>
          <w:color w:val="156082" w:themeColor="accent1"/>
          <w:lang w:val="en-US"/>
        </w:rPr>
        <w:t>tick_bug_fix</w:t>
      </w:r>
      <w:proofErr w:type="spellEnd"/>
      <w:r w:rsidRPr="005523A7">
        <w:rPr>
          <w:color w:val="156082" w:themeColor="accent1"/>
          <w:lang w:val="en-US"/>
        </w:rPr>
        <w:t xml:space="preserve"> [</w:t>
      </w:r>
    </w:p>
    <w:p w14:paraId="59C99745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  set </w:t>
      </w:r>
      <w:proofErr w:type="spellStart"/>
      <w:r w:rsidRPr="005523A7">
        <w:rPr>
          <w:color w:val="156082" w:themeColor="accent1"/>
          <w:lang w:val="en-US"/>
        </w:rPr>
        <w:t>last_cleaning_location</w:t>
      </w:r>
      <w:proofErr w:type="spellEnd"/>
      <w:r w:rsidRPr="005523A7">
        <w:rPr>
          <w:color w:val="156082" w:themeColor="accent1"/>
          <w:lang w:val="en-US"/>
        </w:rPr>
        <w:t xml:space="preserve"> [-15 -15]</w:t>
      </w:r>
    </w:p>
    <w:p w14:paraId="25BD0F94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  set </w:t>
      </w:r>
      <w:proofErr w:type="spellStart"/>
      <w:r w:rsidRPr="005523A7">
        <w:rPr>
          <w:color w:val="156082" w:themeColor="accent1"/>
          <w:lang w:val="en-US"/>
        </w:rPr>
        <w:t>tick_bug_fix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tick_bug_fix</w:t>
      </w:r>
      <w:proofErr w:type="spellEnd"/>
      <w:r w:rsidRPr="005523A7">
        <w:rPr>
          <w:color w:val="156082" w:themeColor="accent1"/>
          <w:lang w:val="en-US"/>
        </w:rPr>
        <w:t xml:space="preserve"> + 10000</w:t>
      </w:r>
    </w:p>
    <w:p w14:paraId="610B6E9D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          </w:t>
      </w:r>
      <w:r w:rsidRPr="005523A7">
        <w:rPr>
          <w:color w:val="156082" w:themeColor="accent1"/>
        </w:rPr>
        <w:t>]</w:t>
      </w:r>
    </w:p>
    <w:p w14:paraId="0E9F72AD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]</w:t>
      </w:r>
    </w:p>
    <w:p w14:paraId="15FF1112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</w:t>
      </w:r>
      <w:proofErr w:type="spellStart"/>
      <w:r w:rsidRPr="005523A7">
        <w:rPr>
          <w:color w:val="156082" w:themeColor="accent1"/>
        </w:rPr>
        <w:t>facexy</w:t>
      </w:r>
      <w:proofErr w:type="spellEnd"/>
      <w:r w:rsidRPr="005523A7">
        <w:rPr>
          <w:color w:val="156082" w:themeColor="accent1"/>
        </w:rPr>
        <w:t xml:space="preserve"> item 0 </w:t>
      </w:r>
      <w:proofErr w:type="spellStart"/>
      <w:r w:rsidRPr="005523A7">
        <w:rPr>
          <w:color w:val="156082" w:themeColor="accent1"/>
        </w:rPr>
        <w:t>posto_carregamento</w:t>
      </w:r>
      <w:proofErr w:type="spellEnd"/>
      <w:r w:rsidRPr="005523A7">
        <w:rPr>
          <w:color w:val="156082" w:themeColor="accent1"/>
        </w:rPr>
        <w:t xml:space="preserve"> item 1 </w:t>
      </w:r>
      <w:proofErr w:type="spellStart"/>
      <w:r w:rsidRPr="005523A7">
        <w:rPr>
          <w:color w:val="156082" w:themeColor="accent1"/>
        </w:rPr>
        <w:t>posto_carregamento</w:t>
      </w:r>
      <w:proofErr w:type="spellEnd"/>
    </w:p>
    <w:p w14:paraId="753E982F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</w:rPr>
        <w:t xml:space="preserve">          </w:t>
      </w:r>
      <w:r w:rsidRPr="005523A7">
        <w:rPr>
          <w:color w:val="156082" w:themeColor="accent1"/>
          <w:lang w:val="en-US"/>
        </w:rPr>
        <w:t>][</w:t>
      </w:r>
    </w:p>
    <w:p w14:paraId="7D612933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</w:t>
      </w:r>
      <w:proofErr w:type="spellStart"/>
      <w:r w:rsidRPr="005523A7">
        <w:rPr>
          <w:color w:val="156082" w:themeColor="accent1"/>
          <w:lang w:val="en-US"/>
        </w:rPr>
        <w:t>ifelse</w:t>
      </w:r>
      <w:proofErr w:type="spellEnd"/>
      <w:r w:rsidRPr="005523A7">
        <w:rPr>
          <w:color w:val="156082" w:themeColor="accent1"/>
          <w:lang w:val="en-US"/>
        </w:rPr>
        <w:t xml:space="preserve"> capacity &gt;= </w:t>
      </w:r>
      <w:proofErr w:type="spellStart"/>
      <w:r w:rsidRPr="005523A7">
        <w:rPr>
          <w:color w:val="156082" w:themeColor="accent1"/>
          <w:lang w:val="en-US"/>
        </w:rPr>
        <w:t>cleaner_max_capacity</w:t>
      </w:r>
      <w:proofErr w:type="spellEnd"/>
      <w:r w:rsidRPr="005523A7">
        <w:rPr>
          <w:color w:val="156082" w:themeColor="accent1"/>
          <w:lang w:val="en-US"/>
        </w:rPr>
        <w:t xml:space="preserve"> [</w:t>
      </w:r>
    </w:p>
    <w:p w14:paraId="1376798C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</w:t>
      </w:r>
      <w:proofErr w:type="gramStart"/>
      <w:r w:rsidRPr="005523A7">
        <w:rPr>
          <w:color w:val="156082" w:themeColor="accent1"/>
          <w:lang w:val="en-US"/>
        </w:rPr>
        <w:t>;;</w:t>
      </w:r>
      <w:proofErr w:type="gramEnd"/>
      <w:r w:rsidRPr="005523A7">
        <w:rPr>
          <w:color w:val="156082" w:themeColor="accent1"/>
          <w:lang w:val="en-US"/>
        </w:rPr>
        <w:t xml:space="preserve"> Modo </w:t>
      </w:r>
      <w:proofErr w:type="spellStart"/>
      <w:r w:rsidRPr="005523A7">
        <w:rPr>
          <w:color w:val="156082" w:themeColor="accent1"/>
          <w:lang w:val="en-US"/>
        </w:rPr>
        <w:t>ir</w:t>
      </w:r>
      <w:proofErr w:type="spellEnd"/>
      <w:r w:rsidRPr="005523A7">
        <w:rPr>
          <w:color w:val="156082" w:themeColor="accent1"/>
          <w:lang w:val="en-US"/>
        </w:rPr>
        <w:t xml:space="preserve"> depositar </w:t>
      </w:r>
      <w:proofErr w:type="spellStart"/>
      <w:r w:rsidRPr="005523A7">
        <w:rPr>
          <w:color w:val="156082" w:themeColor="accent1"/>
          <w:lang w:val="en-US"/>
        </w:rPr>
        <w:t>resíduos</w:t>
      </w:r>
      <w:proofErr w:type="spellEnd"/>
    </w:p>
    <w:p w14:paraId="4321B89D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</w:t>
      </w:r>
      <w:proofErr w:type="spellStart"/>
      <w:r w:rsidRPr="005523A7">
        <w:rPr>
          <w:color w:val="156082" w:themeColor="accent1"/>
          <w:lang w:val="en-US"/>
        </w:rPr>
        <w:t>ifelse</w:t>
      </w:r>
      <w:proofErr w:type="spellEnd"/>
      <w:r w:rsidRPr="005523A7">
        <w:rPr>
          <w:color w:val="156082" w:themeColor="accent1"/>
          <w:lang w:val="en-US"/>
        </w:rPr>
        <w:t xml:space="preserve"> [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>] of patch-here = blue [</w:t>
      </w:r>
    </w:p>
    <w:p w14:paraId="7FB4472F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            </w:t>
      </w:r>
      <w:proofErr w:type="spellStart"/>
      <w:r w:rsidRPr="005523A7">
        <w:rPr>
          <w:color w:val="156082" w:themeColor="accent1"/>
        </w:rPr>
        <w:t>let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coordenadas_depositos</w:t>
      </w:r>
      <w:proofErr w:type="spellEnd"/>
      <w:r w:rsidRPr="005523A7">
        <w:rPr>
          <w:color w:val="156082" w:themeColor="accent1"/>
        </w:rPr>
        <w:t xml:space="preserve"> (</w:t>
      </w:r>
      <w:proofErr w:type="spellStart"/>
      <w:r w:rsidRPr="005523A7">
        <w:rPr>
          <w:color w:val="156082" w:themeColor="accent1"/>
        </w:rPr>
        <w:t>list</w:t>
      </w:r>
      <w:proofErr w:type="spellEnd"/>
      <w:r w:rsidRPr="005523A7">
        <w:rPr>
          <w:color w:val="156082" w:themeColor="accent1"/>
        </w:rPr>
        <w:t xml:space="preserve"> round </w:t>
      </w:r>
      <w:proofErr w:type="spellStart"/>
      <w:r w:rsidRPr="005523A7">
        <w:rPr>
          <w:color w:val="156082" w:themeColor="accent1"/>
        </w:rPr>
        <w:t>xcor</w:t>
      </w:r>
      <w:proofErr w:type="spellEnd"/>
      <w:r w:rsidRPr="005523A7">
        <w:rPr>
          <w:color w:val="156082" w:themeColor="accent1"/>
        </w:rPr>
        <w:t xml:space="preserve"> round ycor)</w:t>
      </w:r>
    </w:p>
    <w:p w14:paraId="421BC259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    </w:t>
      </w:r>
      <w:proofErr w:type="spellStart"/>
      <w:r w:rsidRPr="005523A7">
        <w:rPr>
          <w:color w:val="156082" w:themeColor="accent1"/>
        </w:rPr>
        <w:t>if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not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member</w:t>
      </w:r>
      <w:proofErr w:type="spellEnd"/>
      <w:r w:rsidRPr="005523A7">
        <w:rPr>
          <w:color w:val="156082" w:themeColor="accent1"/>
        </w:rPr>
        <w:t xml:space="preserve">? </w:t>
      </w:r>
      <w:proofErr w:type="spellStart"/>
      <w:r w:rsidRPr="005523A7">
        <w:rPr>
          <w:color w:val="156082" w:themeColor="accent1"/>
        </w:rPr>
        <w:t>coordenadas_depositos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depositos</w:t>
      </w:r>
      <w:proofErr w:type="spellEnd"/>
      <w:r w:rsidRPr="005523A7">
        <w:rPr>
          <w:color w:val="156082" w:themeColor="accent1"/>
        </w:rPr>
        <w:t xml:space="preserve"> [</w:t>
      </w:r>
    </w:p>
    <w:p w14:paraId="3DFB95F1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      set </w:t>
      </w:r>
      <w:proofErr w:type="spellStart"/>
      <w:r w:rsidRPr="005523A7">
        <w:rPr>
          <w:color w:val="156082" w:themeColor="accent1"/>
        </w:rPr>
        <w:t>depositos</w:t>
      </w:r>
      <w:proofErr w:type="spellEnd"/>
      <w:r w:rsidRPr="005523A7">
        <w:rPr>
          <w:color w:val="156082" w:themeColor="accent1"/>
        </w:rPr>
        <w:t xml:space="preserve"> lput </w:t>
      </w:r>
      <w:proofErr w:type="spellStart"/>
      <w:r w:rsidRPr="005523A7">
        <w:rPr>
          <w:color w:val="156082" w:themeColor="accent1"/>
        </w:rPr>
        <w:t>coordenadas_depositos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depositos</w:t>
      </w:r>
      <w:proofErr w:type="spellEnd"/>
    </w:p>
    <w:p w14:paraId="77B40E92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</w:rPr>
        <w:t xml:space="preserve">                </w:t>
      </w:r>
      <w:r w:rsidRPr="005523A7">
        <w:rPr>
          <w:color w:val="156082" w:themeColor="accent1"/>
          <w:lang w:val="en-US"/>
        </w:rPr>
        <w:t>]</w:t>
      </w:r>
    </w:p>
    <w:p w14:paraId="519FF6F1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  set capacity 0</w:t>
      </w:r>
    </w:p>
    <w:p w14:paraId="00D157CB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][</w:t>
      </w:r>
    </w:p>
    <w:p w14:paraId="7A21AADC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  let </w:t>
      </w:r>
      <w:proofErr w:type="spellStart"/>
      <w:r w:rsidRPr="005523A7">
        <w:rPr>
          <w:color w:val="156082" w:themeColor="accent1"/>
          <w:lang w:val="en-US"/>
        </w:rPr>
        <w:t>menor-distancia</w:t>
      </w:r>
      <w:proofErr w:type="spellEnd"/>
      <w:r w:rsidRPr="005523A7">
        <w:rPr>
          <w:color w:val="156082" w:themeColor="accent1"/>
          <w:lang w:val="en-US"/>
        </w:rPr>
        <w:t xml:space="preserve"> (max-</w:t>
      </w:r>
      <w:proofErr w:type="spellStart"/>
      <w:r w:rsidRPr="005523A7">
        <w:rPr>
          <w:color w:val="156082" w:themeColor="accent1"/>
          <w:lang w:val="en-US"/>
        </w:rPr>
        <w:t>pxcor</w:t>
      </w:r>
      <w:proofErr w:type="spellEnd"/>
      <w:r w:rsidRPr="005523A7">
        <w:rPr>
          <w:color w:val="156082" w:themeColor="accent1"/>
          <w:lang w:val="en-US"/>
        </w:rPr>
        <w:t xml:space="preserve"> * 3)</w:t>
      </w:r>
    </w:p>
    <w:p w14:paraId="78A4A8E4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  </w:t>
      </w:r>
      <w:proofErr w:type="gramStart"/>
      <w:r w:rsidRPr="005523A7">
        <w:rPr>
          <w:color w:val="156082" w:themeColor="accent1"/>
          <w:lang w:val="en-US"/>
        </w:rPr>
        <w:t>let</w:t>
      </w:r>
      <w:proofErr w:type="gramEnd"/>
      <w:r w:rsidRPr="005523A7">
        <w:rPr>
          <w:color w:val="156082" w:themeColor="accent1"/>
          <w:lang w:val="en-US"/>
        </w:rPr>
        <w:t xml:space="preserve"> target-patch one-of </w:t>
      </w:r>
      <w:proofErr w:type="spellStart"/>
      <w:r w:rsidRPr="005523A7">
        <w:rPr>
          <w:color w:val="156082" w:themeColor="accent1"/>
          <w:lang w:val="en-US"/>
        </w:rPr>
        <w:t>depositos</w:t>
      </w:r>
      <w:proofErr w:type="spellEnd"/>
    </w:p>
    <w:p w14:paraId="5FF018A7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            </w:t>
      </w:r>
      <w:proofErr w:type="spellStart"/>
      <w:r w:rsidRPr="005523A7">
        <w:rPr>
          <w:color w:val="156082" w:themeColor="accent1"/>
        </w:rPr>
        <w:t>let</w:t>
      </w:r>
      <w:proofErr w:type="spellEnd"/>
      <w:r w:rsidRPr="005523A7">
        <w:rPr>
          <w:color w:val="156082" w:themeColor="accent1"/>
        </w:rPr>
        <w:t xml:space="preserve"> j 0</w:t>
      </w:r>
    </w:p>
    <w:p w14:paraId="18EEB92E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lastRenderedPageBreak/>
        <w:t xml:space="preserve">                </w:t>
      </w:r>
      <w:proofErr w:type="spellStart"/>
      <w:r w:rsidRPr="005523A7">
        <w:rPr>
          <w:color w:val="156082" w:themeColor="accent1"/>
        </w:rPr>
        <w:t>foreach</w:t>
      </w:r>
      <w:proofErr w:type="spellEnd"/>
      <w:r w:rsidRPr="005523A7">
        <w:rPr>
          <w:color w:val="156082" w:themeColor="accent1"/>
        </w:rPr>
        <w:t xml:space="preserve"> depositos [</w:t>
      </w:r>
    </w:p>
    <w:p w14:paraId="1942CC84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      </w:t>
      </w:r>
      <w:proofErr w:type="spellStart"/>
      <w:r w:rsidRPr="005523A7">
        <w:rPr>
          <w:color w:val="156082" w:themeColor="accent1"/>
        </w:rPr>
        <w:t>let</w:t>
      </w:r>
      <w:proofErr w:type="spellEnd"/>
      <w:r w:rsidRPr="005523A7">
        <w:rPr>
          <w:color w:val="156082" w:themeColor="accent1"/>
        </w:rPr>
        <w:t xml:space="preserve"> </w:t>
      </w:r>
      <w:proofErr w:type="gramStart"/>
      <w:r w:rsidRPr="005523A7">
        <w:rPr>
          <w:color w:val="156082" w:themeColor="accent1"/>
        </w:rPr>
        <w:t>coordenada item</w:t>
      </w:r>
      <w:proofErr w:type="gramEnd"/>
      <w:r w:rsidRPr="005523A7">
        <w:rPr>
          <w:color w:val="156082" w:themeColor="accent1"/>
        </w:rPr>
        <w:t xml:space="preserve"> j </w:t>
      </w:r>
      <w:proofErr w:type="spellStart"/>
      <w:r w:rsidRPr="005523A7">
        <w:rPr>
          <w:color w:val="156082" w:themeColor="accent1"/>
        </w:rPr>
        <w:t>depositos</w:t>
      </w:r>
      <w:proofErr w:type="spellEnd"/>
    </w:p>
    <w:p w14:paraId="32AC9D46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      </w:t>
      </w:r>
      <w:proofErr w:type="spellStart"/>
      <w:r w:rsidRPr="005523A7">
        <w:rPr>
          <w:color w:val="156082" w:themeColor="accent1"/>
        </w:rPr>
        <w:t>let</w:t>
      </w:r>
      <w:proofErr w:type="spellEnd"/>
      <w:r w:rsidRPr="005523A7">
        <w:rPr>
          <w:color w:val="156082" w:themeColor="accent1"/>
        </w:rPr>
        <w:t xml:space="preserve"> x item 0 coordenada</w:t>
      </w:r>
    </w:p>
    <w:p w14:paraId="231A5E8C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      </w:t>
      </w:r>
      <w:proofErr w:type="spellStart"/>
      <w:r w:rsidRPr="005523A7">
        <w:rPr>
          <w:color w:val="156082" w:themeColor="accent1"/>
        </w:rPr>
        <w:t>let</w:t>
      </w:r>
      <w:proofErr w:type="spellEnd"/>
      <w:r w:rsidRPr="005523A7">
        <w:rPr>
          <w:color w:val="156082" w:themeColor="accent1"/>
        </w:rPr>
        <w:t xml:space="preserve"> y item 1 coordenada</w:t>
      </w:r>
    </w:p>
    <w:p w14:paraId="45A9EBB6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      </w:t>
      </w:r>
      <w:proofErr w:type="spellStart"/>
      <w:r w:rsidRPr="005523A7">
        <w:rPr>
          <w:color w:val="156082" w:themeColor="accent1"/>
        </w:rPr>
        <w:t>let</w:t>
      </w:r>
      <w:proofErr w:type="spellEnd"/>
      <w:r w:rsidRPr="005523A7">
        <w:rPr>
          <w:color w:val="156082" w:themeColor="accent1"/>
        </w:rPr>
        <w:t xml:space="preserve"> distancia-atual </w:t>
      </w:r>
      <w:proofErr w:type="spellStart"/>
      <w:r w:rsidRPr="005523A7">
        <w:rPr>
          <w:color w:val="156082" w:themeColor="accent1"/>
        </w:rPr>
        <w:t>distancexy</w:t>
      </w:r>
      <w:proofErr w:type="spellEnd"/>
      <w:r w:rsidRPr="005523A7">
        <w:rPr>
          <w:color w:val="156082" w:themeColor="accent1"/>
        </w:rPr>
        <w:t xml:space="preserve"> x y</w:t>
      </w:r>
    </w:p>
    <w:p w14:paraId="22C49091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      </w:t>
      </w:r>
      <w:proofErr w:type="spellStart"/>
      <w:r w:rsidRPr="005523A7">
        <w:rPr>
          <w:color w:val="156082" w:themeColor="accent1"/>
        </w:rPr>
        <w:t>if</w:t>
      </w:r>
      <w:proofErr w:type="spellEnd"/>
      <w:r w:rsidRPr="005523A7">
        <w:rPr>
          <w:color w:val="156082" w:themeColor="accent1"/>
        </w:rPr>
        <w:t xml:space="preserve"> distancia-atual &lt; menor-distancia [</w:t>
      </w:r>
    </w:p>
    <w:p w14:paraId="69EAD048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        set menor-distancia distancia-atual</w:t>
      </w:r>
    </w:p>
    <w:p w14:paraId="7045508A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        set target-</w:t>
      </w:r>
      <w:proofErr w:type="spellStart"/>
      <w:r w:rsidRPr="005523A7">
        <w:rPr>
          <w:color w:val="156082" w:themeColor="accent1"/>
        </w:rPr>
        <w:t>patch</w:t>
      </w:r>
      <w:proofErr w:type="spellEnd"/>
      <w:r w:rsidRPr="005523A7">
        <w:rPr>
          <w:color w:val="156082" w:themeColor="accent1"/>
        </w:rPr>
        <w:t xml:space="preserve"> patch x y</w:t>
      </w:r>
    </w:p>
    <w:p w14:paraId="2E2FBE09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</w:rPr>
        <w:t xml:space="preserve">                  </w:t>
      </w:r>
      <w:r w:rsidRPr="005523A7">
        <w:rPr>
          <w:color w:val="156082" w:themeColor="accent1"/>
          <w:lang w:val="en-US"/>
        </w:rPr>
        <w:t>]</w:t>
      </w:r>
    </w:p>
    <w:p w14:paraId="789A3B81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    set j </w:t>
      </w:r>
      <w:proofErr w:type="spellStart"/>
      <w:r w:rsidRPr="005523A7">
        <w:rPr>
          <w:color w:val="156082" w:themeColor="accent1"/>
          <w:lang w:val="en-US"/>
        </w:rPr>
        <w:t>j</w:t>
      </w:r>
      <w:proofErr w:type="spellEnd"/>
      <w:r w:rsidRPr="005523A7">
        <w:rPr>
          <w:color w:val="156082" w:themeColor="accent1"/>
          <w:lang w:val="en-US"/>
        </w:rPr>
        <w:t xml:space="preserve"> + 1</w:t>
      </w:r>
    </w:p>
    <w:p w14:paraId="4FE9B4B4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  ]</w:t>
      </w:r>
    </w:p>
    <w:p w14:paraId="53C64C82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  if target-</w:t>
      </w:r>
      <w:proofErr w:type="gramStart"/>
      <w:r w:rsidRPr="005523A7">
        <w:rPr>
          <w:color w:val="156082" w:themeColor="accent1"/>
          <w:lang w:val="en-US"/>
        </w:rPr>
        <w:t>patch !</w:t>
      </w:r>
      <w:proofErr w:type="gramEnd"/>
      <w:r w:rsidRPr="005523A7">
        <w:rPr>
          <w:color w:val="156082" w:themeColor="accent1"/>
          <w:lang w:val="en-US"/>
        </w:rPr>
        <w:t>= nobody [</w:t>
      </w:r>
    </w:p>
    <w:p w14:paraId="7971FF60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    ask cleaner </w:t>
      </w:r>
      <w:proofErr w:type="spellStart"/>
      <w:r w:rsidRPr="005523A7">
        <w:rPr>
          <w:color w:val="156082" w:themeColor="accent1"/>
          <w:lang w:val="en-US"/>
        </w:rPr>
        <w:t>cleaner_atual</w:t>
      </w:r>
      <w:proofErr w:type="spellEnd"/>
      <w:r w:rsidRPr="005523A7">
        <w:rPr>
          <w:color w:val="156082" w:themeColor="accent1"/>
          <w:lang w:val="en-US"/>
        </w:rPr>
        <w:t xml:space="preserve"> [ face target-</w:t>
      </w:r>
      <w:proofErr w:type="gramStart"/>
      <w:r w:rsidRPr="005523A7">
        <w:rPr>
          <w:color w:val="156082" w:themeColor="accent1"/>
          <w:lang w:val="en-US"/>
        </w:rPr>
        <w:t>patch ]</w:t>
      </w:r>
      <w:proofErr w:type="gramEnd"/>
    </w:p>
    <w:p w14:paraId="255EF226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  ]</w:t>
      </w:r>
    </w:p>
    <w:p w14:paraId="467C616A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]</w:t>
      </w:r>
    </w:p>
    <w:p w14:paraId="2CB1EF88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][</w:t>
      </w:r>
    </w:p>
    <w:p w14:paraId="413F0DF2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</w:t>
      </w:r>
      <w:proofErr w:type="gramStart"/>
      <w:r w:rsidRPr="005523A7">
        <w:rPr>
          <w:color w:val="156082" w:themeColor="accent1"/>
          <w:lang w:val="en-US"/>
        </w:rPr>
        <w:t>;;</w:t>
      </w:r>
      <w:proofErr w:type="gram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Movimento</w:t>
      </w:r>
      <w:proofErr w:type="spellEnd"/>
      <w:r w:rsidRPr="005523A7">
        <w:rPr>
          <w:color w:val="156082" w:themeColor="accent1"/>
          <w:lang w:val="en-US"/>
        </w:rPr>
        <w:t xml:space="preserve"> para </w:t>
      </w:r>
      <w:proofErr w:type="spellStart"/>
      <w:r w:rsidRPr="005523A7">
        <w:rPr>
          <w:color w:val="156082" w:themeColor="accent1"/>
          <w:lang w:val="en-US"/>
        </w:rPr>
        <w:t>limpar</w:t>
      </w:r>
      <w:proofErr w:type="spellEnd"/>
    </w:p>
    <w:p w14:paraId="2B06D914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</w:t>
      </w:r>
      <w:proofErr w:type="spellStart"/>
      <w:r w:rsidRPr="005523A7">
        <w:rPr>
          <w:color w:val="156082" w:themeColor="accent1"/>
          <w:lang w:val="en-US"/>
        </w:rPr>
        <w:t>ifelse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last_cleaning_</w:t>
      </w:r>
      <w:proofErr w:type="gramStart"/>
      <w:r w:rsidRPr="005523A7">
        <w:rPr>
          <w:color w:val="156082" w:themeColor="accent1"/>
          <w:lang w:val="en-US"/>
        </w:rPr>
        <w:t>location</w:t>
      </w:r>
      <w:proofErr w:type="spellEnd"/>
      <w:r w:rsidRPr="005523A7">
        <w:rPr>
          <w:color w:val="156082" w:themeColor="accent1"/>
          <w:lang w:val="en-US"/>
        </w:rPr>
        <w:t xml:space="preserve"> !</w:t>
      </w:r>
      <w:proofErr w:type="gramEnd"/>
      <w:r w:rsidRPr="005523A7">
        <w:rPr>
          <w:color w:val="156082" w:themeColor="accent1"/>
          <w:lang w:val="en-US"/>
        </w:rPr>
        <w:t>= [0 0] [</w:t>
      </w:r>
    </w:p>
    <w:p w14:paraId="40C297C7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  </w:t>
      </w:r>
      <w:proofErr w:type="spellStart"/>
      <w:r w:rsidRPr="005523A7">
        <w:rPr>
          <w:color w:val="156082" w:themeColor="accent1"/>
          <w:lang w:val="en-US"/>
        </w:rPr>
        <w:t>facexy</w:t>
      </w:r>
      <w:proofErr w:type="spellEnd"/>
      <w:r w:rsidRPr="005523A7">
        <w:rPr>
          <w:color w:val="156082" w:themeColor="accent1"/>
          <w:lang w:val="en-US"/>
        </w:rPr>
        <w:t xml:space="preserve"> item 0 </w:t>
      </w:r>
      <w:proofErr w:type="spellStart"/>
      <w:r w:rsidRPr="005523A7">
        <w:rPr>
          <w:color w:val="156082" w:themeColor="accent1"/>
          <w:lang w:val="en-US"/>
        </w:rPr>
        <w:t>last_cleaning_location</w:t>
      </w:r>
      <w:proofErr w:type="spellEnd"/>
      <w:r w:rsidRPr="005523A7">
        <w:rPr>
          <w:color w:val="156082" w:themeColor="accent1"/>
          <w:lang w:val="en-US"/>
        </w:rPr>
        <w:t xml:space="preserve"> item 1 </w:t>
      </w:r>
      <w:proofErr w:type="spellStart"/>
      <w:r w:rsidRPr="005523A7">
        <w:rPr>
          <w:color w:val="156082" w:themeColor="accent1"/>
          <w:lang w:val="en-US"/>
        </w:rPr>
        <w:t>last_cleaning_location</w:t>
      </w:r>
      <w:proofErr w:type="spellEnd"/>
    </w:p>
    <w:p w14:paraId="04457A06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][</w:t>
      </w:r>
    </w:p>
    <w:p w14:paraId="7866EBA7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  if patch-ahead 1 = nobody and </w:t>
      </w:r>
      <w:proofErr w:type="spellStart"/>
      <w:r w:rsidRPr="005523A7">
        <w:rPr>
          <w:color w:val="156082" w:themeColor="accent1"/>
          <w:lang w:val="en-US"/>
        </w:rPr>
        <w:t>cleaner_map</w:t>
      </w:r>
      <w:proofErr w:type="spellEnd"/>
      <w:r w:rsidRPr="005523A7">
        <w:rPr>
          <w:color w:val="156082" w:themeColor="accent1"/>
          <w:lang w:val="en-US"/>
        </w:rPr>
        <w:t xml:space="preserve"> = FALSE [set heading random 360]</w:t>
      </w:r>
    </w:p>
    <w:p w14:paraId="1F6B5DB5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]</w:t>
      </w:r>
    </w:p>
    <w:p w14:paraId="74F69BED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]</w:t>
      </w:r>
    </w:p>
    <w:p w14:paraId="33C8D5A0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]</w:t>
      </w:r>
    </w:p>
    <w:p w14:paraId="3AB81EC9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if </w:t>
      </w:r>
      <w:proofErr w:type="spellStart"/>
      <w:r w:rsidRPr="005523A7">
        <w:rPr>
          <w:color w:val="156082" w:themeColor="accent1"/>
          <w:lang w:val="en-US"/>
        </w:rPr>
        <w:t>cleaner_map</w:t>
      </w:r>
      <w:proofErr w:type="spellEnd"/>
      <w:r w:rsidRPr="005523A7">
        <w:rPr>
          <w:color w:val="156082" w:themeColor="accent1"/>
          <w:lang w:val="en-US"/>
        </w:rPr>
        <w:t xml:space="preserve"> = FALSE [</w:t>
      </w:r>
    </w:p>
    <w:p w14:paraId="4481DFAF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</w:t>
      </w:r>
      <w:proofErr w:type="spellStart"/>
      <w:r w:rsidRPr="005523A7">
        <w:rPr>
          <w:color w:val="156082" w:themeColor="accent1"/>
          <w:lang w:val="en-US"/>
        </w:rPr>
        <w:t>fd</w:t>
      </w:r>
      <w:proofErr w:type="spellEnd"/>
      <w:r w:rsidRPr="005523A7">
        <w:rPr>
          <w:color w:val="156082" w:themeColor="accent1"/>
          <w:lang w:val="en-US"/>
        </w:rPr>
        <w:t xml:space="preserve"> 1</w:t>
      </w:r>
    </w:p>
    <w:p w14:paraId="456F0E2C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set battery </w:t>
      </w:r>
      <w:proofErr w:type="spellStart"/>
      <w:r w:rsidRPr="005523A7">
        <w:rPr>
          <w:color w:val="156082" w:themeColor="accent1"/>
          <w:lang w:val="en-US"/>
        </w:rPr>
        <w:t>battery</w:t>
      </w:r>
      <w:proofErr w:type="spellEnd"/>
      <w:r w:rsidRPr="005523A7">
        <w:rPr>
          <w:color w:val="156082" w:themeColor="accent1"/>
          <w:lang w:val="en-US"/>
        </w:rPr>
        <w:t xml:space="preserve"> - </w:t>
      </w:r>
      <w:proofErr w:type="spellStart"/>
      <w:r w:rsidRPr="005523A7">
        <w:rPr>
          <w:color w:val="156082" w:themeColor="accent1"/>
          <w:lang w:val="en-US"/>
        </w:rPr>
        <w:t>battery_loss</w:t>
      </w:r>
      <w:proofErr w:type="spellEnd"/>
    </w:p>
    <w:p w14:paraId="507F8068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lastRenderedPageBreak/>
        <w:t xml:space="preserve">            if </w:t>
      </w:r>
      <w:proofErr w:type="spellStart"/>
      <w:r w:rsidRPr="005523A7">
        <w:rPr>
          <w:color w:val="156082" w:themeColor="accent1"/>
          <w:lang w:val="en-US"/>
        </w:rPr>
        <w:t>last_cleaning_location</w:t>
      </w:r>
      <w:proofErr w:type="spellEnd"/>
      <w:r w:rsidRPr="005523A7">
        <w:rPr>
          <w:color w:val="156082" w:themeColor="accent1"/>
          <w:lang w:val="en-US"/>
        </w:rPr>
        <w:t xml:space="preserve"> = (list round </w:t>
      </w:r>
      <w:proofErr w:type="spellStart"/>
      <w:r w:rsidRPr="005523A7">
        <w:rPr>
          <w:color w:val="156082" w:themeColor="accent1"/>
          <w:lang w:val="en-US"/>
        </w:rPr>
        <w:t>xcor</w:t>
      </w:r>
      <w:proofErr w:type="spellEnd"/>
      <w:r w:rsidRPr="005523A7">
        <w:rPr>
          <w:color w:val="156082" w:themeColor="accent1"/>
          <w:lang w:val="en-US"/>
        </w:rPr>
        <w:t xml:space="preserve"> round </w:t>
      </w:r>
      <w:proofErr w:type="spellStart"/>
      <w:r w:rsidRPr="005523A7">
        <w:rPr>
          <w:color w:val="156082" w:themeColor="accent1"/>
          <w:lang w:val="en-US"/>
        </w:rPr>
        <w:t>ycor</w:t>
      </w:r>
      <w:proofErr w:type="spellEnd"/>
      <w:r w:rsidRPr="005523A7">
        <w:rPr>
          <w:color w:val="156082" w:themeColor="accent1"/>
          <w:lang w:val="en-US"/>
        </w:rPr>
        <w:t xml:space="preserve">) or </w:t>
      </w:r>
      <w:proofErr w:type="spellStart"/>
      <w:r w:rsidRPr="005523A7">
        <w:rPr>
          <w:color w:val="156082" w:themeColor="accent1"/>
          <w:lang w:val="en-US"/>
        </w:rPr>
        <w:t>last_cleaning_location</w:t>
      </w:r>
      <w:proofErr w:type="spellEnd"/>
      <w:r w:rsidRPr="005523A7">
        <w:rPr>
          <w:color w:val="156082" w:themeColor="accent1"/>
          <w:lang w:val="en-US"/>
        </w:rPr>
        <w:t xml:space="preserve"> = [-15 -15] [</w:t>
      </w:r>
    </w:p>
    <w:p w14:paraId="466DE821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set </w:t>
      </w:r>
      <w:proofErr w:type="spellStart"/>
      <w:r w:rsidRPr="005523A7">
        <w:rPr>
          <w:color w:val="156082" w:themeColor="accent1"/>
          <w:lang w:val="en-US"/>
        </w:rPr>
        <w:t>last_cleaning_location</w:t>
      </w:r>
      <w:proofErr w:type="spellEnd"/>
      <w:r w:rsidRPr="005523A7">
        <w:rPr>
          <w:color w:val="156082" w:themeColor="accent1"/>
          <w:lang w:val="en-US"/>
        </w:rPr>
        <w:t xml:space="preserve"> [0 0]</w:t>
      </w:r>
    </w:p>
    <w:p w14:paraId="016F055F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]</w:t>
      </w:r>
    </w:p>
    <w:p w14:paraId="1B2DB6A6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if capacity &lt; </w:t>
      </w:r>
      <w:proofErr w:type="spellStart"/>
      <w:r w:rsidRPr="005523A7">
        <w:rPr>
          <w:color w:val="156082" w:themeColor="accent1"/>
          <w:lang w:val="en-US"/>
        </w:rPr>
        <w:t>cleaner_max_capacity</w:t>
      </w:r>
      <w:proofErr w:type="spellEnd"/>
      <w:r w:rsidRPr="005523A7">
        <w:rPr>
          <w:color w:val="156082" w:themeColor="accent1"/>
          <w:lang w:val="en-US"/>
        </w:rPr>
        <w:t xml:space="preserve"> [</w:t>
      </w:r>
    </w:p>
    <w:p w14:paraId="43C4CD6E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ask patch-here [</w:t>
      </w:r>
    </w:p>
    <w:p w14:paraId="7009D31B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  if </w:t>
      </w:r>
      <w:proofErr w:type="spellStart"/>
      <w:proofErr w:type="gram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!</w:t>
      </w:r>
      <w:proofErr w:type="gramEnd"/>
      <w:r w:rsidRPr="005523A7">
        <w:rPr>
          <w:color w:val="156082" w:themeColor="accent1"/>
          <w:lang w:val="en-US"/>
        </w:rPr>
        <w:t xml:space="preserve">= </w:t>
      </w:r>
      <w:proofErr w:type="spellStart"/>
      <w:r w:rsidRPr="005523A7">
        <w:rPr>
          <w:color w:val="156082" w:themeColor="accent1"/>
          <w:lang w:val="en-US"/>
        </w:rPr>
        <w:t>cor_chao</w:t>
      </w:r>
      <w:proofErr w:type="spellEnd"/>
      <w:r w:rsidRPr="005523A7">
        <w:rPr>
          <w:color w:val="156082" w:themeColor="accent1"/>
          <w:lang w:val="en-US"/>
        </w:rPr>
        <w:t xml:space="preserve"> and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!= black and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!= blue [</w:t>
      </w:r>
    </w:p>
    <w:p w14:paraId="43F4A8BF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    set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cor_chao</w:t>
      </w:r>
    </w:p>
    <w:p w14:paraId="1BFA7DA2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    ask cleaners </w:t>
      </w:r>
      <w:proofErr w:type="gramStart"/>
      <w:r w:rsidRPr="005523A7">
        <w:rPr>
          <w:color w:val="156082" w:themeColor="accent1"/>
          <w:lang w:val="en-US"/>
        </w:rPr>
        <w:t>[ set</w:t>
      </w:r>
      <w:proofErr w:type="gramEnd"/>
      <w:r w:rsidRPr="005523A7">
        <w:rPr>
          <w:color w:val="156082" w:themeColor="accent1"/>
          <w:lang w:val="en-US"/>
        </w:rPr>
        <w:t xml:space="preserve"> capacity </w:t>
      </w:r>
      <w:proofErr w:type="spellStart"/>
      <w:r w:rsidRPr="005523A7">
        <w:rPr>
          <w:color w:val="156082" w:themeColor="accent1"/>
          <w:lang w:val="en-US"/>
        </w:rPr>
        <w:t>capacity</w:t>
      </w:r>
      <w:proofErr w:type="spellEnd"/>
      <w:r w:rsidRPr="005523A7">
        <w:rPr>
          <w:color w:val="156082" w:themeColor="accent1"/>
          <w:lang w:val="en-US"/>
        </w:rPr>
        <w:t xml:space="preserve"> + </w:t>
      </w:r>
      <w:proofErr w:type="gramStart"/>
      <w:r w:rsidRPr="005523A7">
        <w:rPr>
          <w:color w:val="156082" w:themeColor="accent1"/>
          <w:lang w:val="en-US"/>
        </w:rPr>
        <w:t>1 ]</w:t>
      </w:r>
      <w:proofErr w:type="gramEnd"/>
    </w:p>
    <w:p w14:paraId="73B265F2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  ]</w:t>
      </w:r>
    </w:p>
    <w:p w14:paraId="1DFDFAAA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]</w:t>
      </w:r>
    </w:p>
    <w:p w14:paraId="33860814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]</w:t>
      </w:r>
    </w:p>
    <w:p w14:paraId="37F0A336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]</w:t>
      </w:r>
    </w:p>
    <w:p w14:paraId="25B20E15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if </w:t>
      </w:r>
      <w:proofErr w:type="spellStart"/>
      <w:r w:rsidRPr="005523A7">
        <w:rPr>
          <w:color w:val="156082" w:themeColor="accent1"/>
          <w:lang w:val="en-US"/>
        </w:rPr>
        <w:t>cleaner_map</w:t>
      </w:r>
      <w:proofErr w:type="spellEnd"/>
      <w:r w:rsidRPr="005523A7">
        <w:rPr>
          <w:color w:val="156082" w:themeColor="accent1"/>
          <w:lang w:val="en-US"/>
        </w:rPr>
        <w:t xml:space="preserve"> = TRUE [</w:t>
      </w:r>
    </w:p>
    <w:p w14:paraId="3AD30FB3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</w:t>
      </w:r>
      <w:proofErr w:type="spellStart"/>
      <w:r w:rsidRPr="005523A7">
        <w:rPr>
          <w:color w:val="156082" w:themeColor="accent1"/>
          <w:lang w:val="en-US"/>
        </w:rPr>
        <w:t>Modo_Map</w:t>
      </w:r>
      <w:proofErr w:type="spellEnd"/>
    </w:p>
    <w:p w14:paraId="4E0E1839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</w:t>
      </w:r>
      <w:proofErr w:type="spellStart"/>
      <w:r w:rsidRPr="005523A7">
        <w:rPr>
          <w:color w:val="156082" w:themeColor="accent1"/>
          <w:lang w:val="en-US"/>
        </w:rPr>
        <w:t>fd</w:t>
      </w:r>
      <w:proofErr w:type="spellEnd"/>
      <w:r w:rsidRPr="005523A7">
        <w:rPr>
          <w:color w:val="156082" w:themeColor="accent1"/>
          <w:lang w:val="en-US"/>
        </w:rPr>
        <w:t xml:space="preserve"> 1</w:t>
      </w:r>
    </w:p>
    <w:p w14:paraId="0DC42684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if </w:t>
      </w:r>
      <w:proofErr w:type="spellStart"/>
      <w:r w:rsidRPr="005523A7">
        <w:rPr>
          <w:color w:val="156082" w:themeColor="accent1"/>
          <w:lang w:val="en-US"/>
        </w:rPr>
        <w:t>last_cleaning_location</w:t>
      </w:r>
      <w:proofErr w:type="spellEnd"/>
      <w:r w:rsidRPr="005523A7">
        <w:rPr>
          <w:color w:val="156082" w:themeColor="accent1"/>
          <w:lang w:val="en-US"/>
        </w:rPr>
        <w:t xml:space="preserve"> = (list round </w:t>
      </w:r>
      <w:proofErr w:type="spellStart"/>
      <w:r w:rsidRPr="005523A7">
        <w:rPr>
          <w:color w:val="156082" w:themeColor="accent1"/>
          <w:lang w:val="en-US"/>
        </w:rPr>
        <w:t>xcor</w:t>
      </w:r>
      <w:proofErr w:type="spellEnd"/>
      <w:r w:rsidRPr="005523A7">
        <w:rPr>
          <w:color w:val="156082" w:themeColor="accent1"/>
          <w:lang w:val="en-US"/>
        </w:rPr>
        <w:t xml:space="preserve"> round </w:t>
      </w:r>
      <w:proofErr w:type="spellStart"/>
      <w:r w:rsidRPr="005523A7">
        <w:rPr>
          <w:color w:val="156082" w:themeColor="accent1"/>
          <w:lang w:val="en-US"/>
        </w:rPr>
        <w:t>ycor</w:t>
      </w:r>
      <w:proofErr w:type="spellEnd"/>
      <w:r w:rsidRPr="005523A7">
        <w:rPr>
          <w:color w:val="156082" w:themeColor="accent1"/>
          <w:lang w:val="en-US"/>
        </w:rPr>
        <w:t xml:space="preserve">) or </w:t>
      </w:r>
      <w:proofErr w:type="spellStart"/>
      <w:r w:rsidRPr="005523A7">
        <w:rPr>
          <w:color w:val="156082" w:themeColor="accent1"/>
          <w:lang w:val="en-US"/>
        </w:rPr>
        <w:t>last_cleaning_location</w:t>
      </w:r>
      <w:proofErr w:type="spellEnd"/>
      <w:r w:rsidRPr="005523A7">
        <w:rPr>
          <w:color w:val="156082" w:themeColor="accent1"/>
          <w:lang w:val="en-US"/>
        </w:rPr>
        <w:t xml:space="preserve"> = [-15 -15] [</w:t>
      </w:r>
    </w:p>
    <w:p w14:paraId="39064755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set </w:t>
      </w:r>
      <w:proofErr w:type="spellStart"/>
      <w:r w:rsidRPr="005523A7">
        <w:rPr>
          <w:color w:val="156082" w:themeColor="accent1"/>
          <w:lang w:val="en-US"/>
        </w:rPr>
        <w:t>last_cleaning_location</w:t>
      </w:r>
      <w:proofErr w:type="spellEnd"/>
      <w:r w:rsidRPr="005523A7">
        <w:rPr>
          <w:color w:val="156082" w:themeColor="accent1"/>
          <w:lang w:val="en-US"/>
        </w:rPr>
        <w:t xml:space="preserve"> [0 0]</w:t>
      </w:r>
    </w:p>
    <w:p w14:paraId="40EB5641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]</w:t>
      </w:r>
    </w:p>
    <w:p w14:paraId="1F58D54E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set battery </w:t>
      </w:r>
      <w:proofErr w:type="spellStart"/>
      <w:r w:rsidRPr="005523A7">
        <w:rPr>
          <w:color w:val="156082" w:themeColor="accent1"/>
          <w:lang w:val="en-US"/>
        </w:rPr>
        <w:t>battery</w:t>
      </w:r>
      <w:proofErr w:type="spellEnd"/>
      <w:r w:rsidRPr="005523A7">
        <w:rPr>
          <w:color w:val="156082" w:themeColor="accent1"/>
          <w:lang w:val="en-US"/>
        </w:rPr>
        <w:t xml:space="preserve"> - 0.01</w:t>
      </w:r>
    </w:p>
    <w:p w14:paraId="2DFBD513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]</w:t>
      </w:r>
    </w:p>
    <w:p w14:paraId="3129F52C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]</w:t>
      </w:r>
    </w:p>
    <w:p w14:paraId="31AF6676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]</w:t>
      </w:r>
    </w:p>
    <w:p w14:paraId="30FA8FAA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]</w:t>
      </w:r>
    </w:p>
    <w:p w14:paraId="17663B96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]</w:t>
      </w:r>
    </w:p>
    <w:p w14:paraId="4808A044" w14:textId="77777777" w:rsidR="007028F0" w:rsidRPr="005523A7" w:rsidRDefault="007028F0" w:rsidP="007028F0">
      <w:pPr>
        <w:rPr>
          <w:color w:val="156082" w:themeColor="accent1"/>
          <w:lang w:val="en-US"/>
        </w:rPr>
      </w:pPr>
    </w:p>
    <w:p w14:paraId="0DF92214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</w:t>
      </w:r>
      <w:proofErr w:type="gramStart"/>
      <w:r w:rsidRPr="005523A7">
        <w:rPr>
          <w:color w:val="156082" w:themeColor="accent1"/>
          <w:lang w:val="en-US"/>
        </w:rPr>
        <w:t>;;</w:t>
      </w:r>
      <w:proofErr w:type="gram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Ações</w:t>
      </w:r>
      <w:proofErr w:type="spellEnd"/>
      <w:r w:rsidRPr="005523A7">
        <w:rPr>
          <w:color w:val="156082" w:themeColor="accent1"/>
          <w:lang w:val="en-US"/>
        </w:rPr>
        <w:t xml:space="preserve"> dos polluters</w:t>
      </w:r>
    </w:p>
    <w:p w14:paraId="299D16C9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lastRenderedPageBreak/>
        <w:t xml:space="preserve">  ask polluter 1 [</w:t>
      </w:r>
    </w:p>
    <w:p w14:paraId="0A7FD55F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if patch-ahead 1 = nobody </w:t>
      </w:r>
      <w:proofErr w:type="gramStart"/>
      <w:r w:rsidRPr="005523A7">
        <w:rPr>
          <w:color w:val="156082" w:themeColor="accent1"/>
          <w:lang w:val="en-US"/>
        </w:rPr>
        <w:t>[ set</w:t>
      </w:r>
      <w:proofErr w:type="gramEnd"/>
      <w:r w:rsidRPr="005523A7">
        <w:rPr>
          <w:color w:val="156082" w:themeColor="accent1"/>
          <w:lang w:val="en-US"/>
        </w:rPr>
        <w:t xml:space="preserve"> heading random </w:t>
      </w:r>
      <w:proofErr w:type="gramStart"/>
      <w:r w:rsidRPr="005523A7">
        <w:rPr>
          <w:color w:val="156082" w:themeColor="accent1"/>
          <w:lang w:val="en-US"/>
        </w:rPr>
        <w:t>360 ]</w:t>
      </w:r>
      <w:proofErr w:type="gramEnd"/>
    </w:p>
    <w:p w14:paraId="65294167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</w:t>
      </w:r>
      <w:proofErr w:type="spellStart"/>
      <w:r w:rsidRPr="005523A7">
        <w:rPr>
          <w:color w:val="156082" w:themeColor="accent1"/>
          <w:lang w:val="en-US"/>
        </w:rPr>
        <w:t>fd</w:t>
      </w:r>
      <w:proofErr w:type="spellEnd"/>
      <w:r w:rsidRPr="005523A7">
        <w:rPr>
          <w:color w:val="156082" w:themeColor="accent1"/>
          <w:lang w:val="en-US"/>
        </w:rPr>
        <w:t xml:space="preserve"> 1</w:t>
      </w:r>
    </w:p>
    <w:p w14:paraId="7ABEE67B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if (random 100 &lt; </w:t>
      </w:r>
      <w:proofErr w:type="spellStart"/>
      <w:r w:rsidRPr="005523A7">
        <w:rPr>
          <w:color w:val="156082" w:themeColor="accent1"/>
          <w:lang w:val="en-US"/>
        </w:rPr>
        <w:t>prob_sujar</w:t>
      </w:r>
      <w:proofErr w:type="spellEnd"/>
      <w:r w:rsidRPr="005523A7">
        <w:rPr>
          <w:color w:val="156082" w:themeColor="accent1"/>
          <w:lang w:val="en-US"/>
        </w:rPr>
        <w:t xml:space="preserve"> * 100) [</w:t>
      </w:r>
    </w:p>
    <w:p w14:paraId="089CE344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ask patch-here [</w:t>
      </w:r>
    </w:p>
    <w:p w14:paraId="05C74E72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if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= </w:t>
      </w:r>
      <w:proofErr w:type="spellStart"/>
      <w:r w:rsidRPr="005523A7">
        <w:rPr>
          <w:color w:val="156082" w:themeColor="accent1"/>
          <w:lang w:val="en-US"/>
        </w:rPr>
        <w:t>cor_chao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gramStart"/>
      <w:r w:rsidRPr="005523A7">
        <w:rPr>
          <w:color w:val="156082" w:themeColor="accent1"/>
          <w:lang w:val="en-US"/>
        </w:rPr>
        <w:t>[ set</w:t>
      </w:r>
      <w:proofErr w:type="gram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[</w:t>
      </w:r>
      <w:proofErr w:type="spellStart"/>
      <w:r w:rsidRPr="005523A7">
        <w:rPr>
          <w:color w:val="156082" w:themeColor="accent1"/>
          <w:lang w:val="en-US"/>
        </w:rPr>
        <w:t>polluter_corlixo</w:t>
      </w:r>
      <w:proofErr w:type="spellEnd"/>
      <w:r w:rsidRPr="005523A7">
        <w:rPr>
          <w:color w:val="156082" w:themeColor="accent1"/>
          <w:lang w:val="en-US"/>
        </w:rPr>
        <w:t xml:space="preserve">] of polluter </w:t>
      </w:r>
      <w:proofErr w:type="gramStart"/>
      <w:r w:rsidRPr="005523A7">
        <w:rPr>
          <w:color w:val="156082" w:themeColor="accent1"/>
          <w:lang w:val="en-US"/>
        </w:rPr>
        <w:t>1 ]</w:t>
      </w:r>
      <w:proofErr w:type="gramEnd"/>
    </w:p>
    <w:p w14:paraId="4A191B5E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]</w:t>
      </w:r>
    </w:p>
    <w:p w14:paraId="403BC894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]</w:t>
      </w:r>
    </w:p>
    <w:p w14:paraId="508AB107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]</w:t>
      </w:r>
    </w:p>
    <w:p w14:paraId="73B63C85" w14:textId="77777777" w:rsidR="007028F0" w:rsidRPr="005523A7" w:rsidRDefault="007028F0" w:rsidP="007028F0">
      <w:pPr>
        <w:rPr>
          <w:color w:val="156082" w:themeColor="accent1"/>
          <w:lang w:val="en-US"/>
        </w:rPr>
      </w:pPr>
    </w:p>
    <w:p w14:paraId="313CB87F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ask polluter 2 [</w:t>
      </w:r>
    </w:p>
    <w:p w14:paraId="017EB57C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if patch-ahead 1 = nobody </w:t>
      </w:r>
      <w:proofErr w:type="gramStart"/>
      <w:r w:rsidRPr="005523A7">
        <w:rPr>
          <w:color w:val="156082" w:themeColor="accent1"/>
          <w:lang w:val="en-US"/>
        </w:rPr>
        <w:t>[ set</w:t>
      </w:r>
      <w:proofErr w:type="gramEnd"/>
      <w:r w:rsidRPr="005523A7">
        <w:rPr>
          <w:color w:val="156082" w:themeColor="accent1"/>
          <w:lang w:val="en-US"/>
        </w:rPr>
        <w:t xml:space="preserve"> heading random </w:t>
      </w:r>
      <w:proofErr w:type="gramStart"/>
      <w:r w:rsidRPr="005523A7">
        <w:rPr>
          <w:color w:val="156082" w:themeColor="accent1"/>
          <w:lang w:val="en-US"/>
        </w:rPr>
        <w:t>360 ]</w:t>
      </w:r>
      <w:proofErr w:type="gramEnd"/>
    </w:p>
    <w:p w14:paraId="75050540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</w:t>
      </w:r>
      <w:proofErr w:type="spellStart"/>
      <w:r w:rsidRPr="005523A7">
        <w:rPr>
          <w:color w:val="156082" w:themeColor="accent1"/>
          <w:lang w:val="en-US"/>
        </w:rPr>
        <w:t>fd</w:t>
      </w:r>
      <w:proofErr w:type="spellEnd"/>
      <w:r w:rsidRPr="005523A7">
        <w:rPr>
          <w:color w:val="156082" w:themeColor="accent1"/>
          <w:lang w:val="en-US"/>
        </w:rPr>
        <w:t xml:space="preserve"> 1</w:t>
      </w:r>
    </w:p>
    <w:p w14:paraId="5CA752B9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if (random 100 &lt; </w:t>
      </w:r>
      <w:proofErr w:type="spellStart"/>
      <w:r w:rsidRPr="005523A7">
        <w:rPr>
          <w:color w:val="156082" w:themeColor="accent1"/>
          <w:lang w:val="en-US"/>
        </w:rPr>
        <w:t>prob_sujar</w:t>
      </w:r>
      <w:proofErr w:type="spellEnd"/>
      <w:r w:rsidRPr="005523A7">
        <w:rPr>
          <w:color w:val="156082" w:themeColor="accent1"/>
          <w:lang w:val="en-US"/>
        </w:rPr>
        <w:t xml:space="preserve"> * 100) [</w:t>
      </w:r>
    </w:p>
    <w:p w14:paraId="1A1D6CEF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ask patch-here [</w:t>
      </w:r>
    </w:p>
    <w:p w14:paraId="75E8CB9C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if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= </w:t>
      </w:r>
      <w:proofErr w:type="spellStart"/>
      <w:r w:rsidRPr="005523A7">
        <w:rPr>
          <w:color w:val="156082" w:themeColor="accent1"/>
          <w:lang w:val="en-US"/>
        </w:rPr>
        <w:t>cor_chao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gramStart"/>
      <w:r w:rsidRPr="005523A7">
        <w:rPr>
          <w:color w:val="156082" w:themeColor="accent1"/>
          <w:lang w:val="en-US"/>
        </w:rPr>
        <w:t>[ set</w:t>
      </w:r>
      <w:proofErr w:type="gram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[</w:t>
      </w:r>
      <w:proofErr w:type="spellStart"/>
      <w:r w:rsidRPr="005523A7">
        <w:rPr>
          <w:color w:val="156082" w:themeColor="accent1"/>
          <w:lang w:val="en-US"/>
        </w:rPr>
        <w:t>polluter_corlixo</w:t>
      </w:r>
      <w:proofErr w:type="spellEnd"/>
      <w:r w:rsidRPr="005523A7">
        <w:rPr>
          <w:color w:val="156082" w:themeColor="accent1"/>
          <w:lang w:val="en-US"/>
        </w:rPr>
        <w:t xml:space="preserve">] of polluter </w:t>
      </w:r>
      <w:proofErr w:type="gramStart"/>
      <w:r w:rsidRPr="005523A7">
        <w:rPr>
          <w:color w:val="156082" w:themeColor="accent1"/>
          <w:lang w:val="en-US"/>
        </w:rPr>
        <w:t>2 ]</w:t>
      </w:r>
      <w:proofErr w:type="gramEnd"/>
    </w:p>
    <w:p w14:paraId="7ED8281D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]</w:t>
      </w:r>
    </w:p>
    <w:p w14:paraId="4587D7E5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]</w:t>
      </w:r>
    </w:p>
    <w:p w14:paraId="077253AC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]</w:t>
      </w:r>
    </w:p>
    <w:p w14:paraId="48009B0A" w14:textId="77777777" w:rsidR="007028F0" w:rsidRPr="005523A7" w:rsidRDefault="007028F0" w:rsidP="007028F0">
      <w:pPr>
        <w:rPr>
          <w:color w:val="156082" w:themeColor="accent1"/>
          <w:lang w:val="en-US"/>
        </w:rPr>
      </w:pPr>
    </w:p>
    <w:p w14:paraId="5A48B941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ask polluter 3 [</w:t>
      </w:r>
    </w:p>
    <w:p w14:paraId="32F7DEA9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if patch-ahead 1 = nobody </w:t>
      </w:r>
      <w:proofErr w:type="gramStart"/>
      <w:r w:rsidRPr="005523A7">
        <w:rPr>
          <w:color w:val="156082" w:themeColor="accent1"/>
          <w:lang w:val="en-US"/>
        </w:rPr>
        <w:t>[ set</w:t>
      </w:r>
      <w:proofErr w:type="gramEnd"/>
      <w:r w:rsidRPr="005523A7">
        <w:rPr>
          <w:color w:val="156082" w:themeColor="accent1"/>
          <w:lang w:val="en-US"/>
        </w:rPr>
        <w:t xml:space="preserve"> heading random </w:t>
      </w:r>
      <w:proofErr w:type="gramStart"/>
      <w:r w:rsidRPr="005523A7">
        <w:rPr>
          <w:color w:val="156082" w:themeColor="accent1"/>
          <w:lang w:val="en-US"/>
        </w:rPr>
        <w:t>360 ]</w:t>
      </w:r>
      <w:proofErr w:type="gramEnd"/>
    </w:p>
    <w:p w14:paraId="6A25D062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</w:t>
      </w:r>
      <w:proofErr w:type="spellStart"/>
      <w:r w:rsidRPr="005523A7">
        <w:rPr>
          <w:color w:val="156082" w:themeColor="accent1"/>
          <w:lang w:val="en-US"/>
        </w:rPr>
        <w:t>fd</w:t>
      </w:r>
      <w:proofErr w:type="spellEnd"/>
      <w:r w:rsidRPr="005523A7">
        <w:rPr>
          <w:color w:val="156082" w:themeColor="accent1"/>
          <w:lang w:val="en-US"/>
        </w:rPr>
        <w:t xml:space="preserve"> 1</w:t>
      </w:r>
    </w:p>
    <w:p w14:paraId="47B83B62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if (random 100 &lt; </w:t>
      </w:r>
      <w:proofErr w:type="spellStart"/>
      <w:r w:rsidRPr="005523A7">
        <w:rPr>
          <w:color w:val="156082" w:themeColor="accent1"/>
          <w:lang w:val="en-US"/>
        </w:rPr>
        <w:t>prob_sujar</w:t>
      </w:r>
      <w:proofErr w:type="spellEnd"/>
      <w:r w:rsidRPr="005523A7">
        <w:rPr>
          <w:color w:val="156082" w:themeColor="accent1"/>
          <w:lang w:val="en-US"/>
        </w:rPr>
        <w:t xml:space="preserve"> * 100) [</w:t>
      </w:r>
    </w:p>
    <w:p w14:paraId="01CAFB24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ask patch-here [</w:t>
      </w:r>
    </w:p>
    <w:p w14:paraId="63115411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if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= </w:t>
      </w:r>
      <w:proofErr w:type="spellStart"/>
      <w:r w:rsidRPr="005523A7">
        <w:rPr>
          <w:color w:val="156082" w:themeColor="accent1"/>
          <w:lang w:val="en-US"/>
        </w:rPr>
        <w:t>cor_chao</w:t>
      </w:r>
      <w:proofErr w:type="spellEnd"/>
      <w:r w:rsidRPr="005523A7">
        <w:rPr>
          <w:color w:val="156082" w:themeColor="accent1"/>
          <w:lang w:val="en-US"/>
        </w:rPr>
        <w:t xml:space="preserve"> [ set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[</w:t>
      </w:r>
      <w:proofErr w:type="spellStart"/>
      <w:r w:rsidRPr="005523A7">
        <w:rPr>
          <w:color w:val="156082" w:themeColor="accent1"/>
          <w:lang w:val="en-US"/>
        </w:rPr>
        <w:t>polluter_corlixo</w:t>
      </w:r>
      <w:proofErr w:type="spellEnd"/>
      <w:r w:rsidRPr="005523A7">
        <w:rPr>
          <w:color w:val="156082" w:themeColor="accent1"/>
          <w:lang w:val="en-US"/>
        </w:rPr>
        <w:t xml:space="preserve">] of polluter </w:t>
      </w:r>
      <w:proofErr w:type="gramStart"/>
      <w:r w:rsidRPr="005523A7">
        <w:rPr>
          <w:color w:val="156082" w:themeColor="accent1"/>
          <w:lang w:val="en-US"/>
        </w:rPr>
        <w:t>3 ]</w:t>
      </w:r>
      <w:proofErr w:type="gramEnd"/>
    </w:p>
    <w:p w14:paraId="2AD2EEAA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]</w:t>
      </w:r>
    </w:p>
    <w:p w14:paraId="791ABC1B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lastRenderedPageBreak/>
        <w:t xml:space="preserve">    </w:t>
      </w:r>
      <w:r w:rsidRPr="005523A7">
        <w:rPr>
          <w:color w:val="156082" w:themeColor="accent1"/>
        </w:rPr>
        <w:t>]</w:t>
      </w:r>
    </w:p>
    <w:p w14:paraId="11AF5B89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]</w:t>
      </w:r>
    </w:p>
    <w:p w14:paraId="0F5756D6" w14:textId="77777777" w:rsidR="007028F0" w:rsidRPr="005523A7" w:rsidRDefault="007028F0" w:rsidP="007028F0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</w:t>
      </w:r>
      <w:proofErr w:type="spellStart"/>
      <w:r w:rsidRPr="005523A7">
        <w:rPr>
          <w:color w:val="156082" w:themeColor="accent1"/>
        </w:rPr>
        <w:t>tick</w:t>
      </w:r>
      <w:proofErr w:type="spellEnd"/>
    </w:p>
    <w:p w14:paraId="24AB0ED5" w14:textId="77777777" w:rsidR="007028F0" w:rsidRPr="005523A7" w:rsidRDefault="007028F0" w:rsidP="007028F0">
      <w:pPr>
        <w:rPr>
          <w:color w:val="156082" w:themeColor="accent1"/>
        </w:rPr>
      </w:pPr>
      <w:proofErr w:type="spellStart"/>
      <w:r w:rsidRPr="005523A7">
        <w:rPr>
          <w:color w:val="156082" w:themeColor="accent1"/>
        </w:rPr>
        <w:t>end</w:t>
      </w:r>
      <w:proofErr w:type="spellEnd"/>
    </w:p>
    <w:p w14:paraId="5164D8F8" w14:textId="77777777" w:rsidR="007028F0" w:rsidRPr="005523A7" w:rsidRDefault="007028F0" w:rsidP="007028F0">
      <w:pPr>
        <w:rPr>
          <w:color w:val="156082" w:themeColor="accent1"/>
        </w:rPr>
      </w:pPr>
    </w:p>
    <w:p w14:paraId="24E488E6" w14:textId="77777777" w:rsidR="007028F0" w:rsidRPr="005523A7" w:rsidRDefault="007028F0" w:rsidP="007028F0">
      <w:pPr>
        <w:rPr>
          <w:color w:val="156082" w:themeColor="accent1"/>
        </w:rPr>
      </w:pPr>
      <w:proofErr w:type="gramStart"/>
      <w:r w:rsidRPr="005523A7">
        <w:rPr>
          <w:color w:val="156082" w:themeColor="accent1"/>
        </w:rPr>
        <w:t>;;</w:t>
      </w:r>
      <w:proofErr w:type="gram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go_n</w:t>
      </w:r>
      <w:proofErr w:type="spellEnd"/>
      <w:r w:rsidRPr="005523A7">
        <w:rPr>
          <w:color w:val="156082" w:themeColor="accent1"/>
        </w:rPr>
        <w:t>: Executa o processo '</w:t>
      </w:r>
      <w:proofErr w:type="spellStart"/>
      <w:r w:rsidRPr="005523A7">
        <w:rPr>
          <w:color w:val="156082" w:themeColor="accent1"/>
        </w:rPr>
        <w:t>go_once</w:t>
      </w:r>
      <w:proofErr w:type="spellEnd"/>
      <w:r w:rsidRPr="005523A7">
        <w:rPr>
          <w:color w:val="156082" w:themeColor="accent1"/>
        </w:rPr>
        <w:t>' repetidamente n vezes</w:t>
      </w:r>
    </w:p>
    <w:p w14:paraId="6E649B1F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to </w:t>
      </w:r>
      <w:proofErr w:type="spellStart"/>
      <w:r w:rsidRPr="005523A7">
        <w:rPr>
          <w:color w:val="156082" w:themeColor="accent1"/>
          <w:lang w:val="en-US"/>
        </w:rPr>
        <w:t>go_n</w:t>
      </w:r>
      <w:proofErr w:type="spellEnd"/>
    </w:p>
    <w:p w14:paraId="249FDD9D" w14:textId="77777777" w:rsidR="007028F0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repeat n </w:t>
      </w:r>
      <w:proofErr w:type="gramStart"/>
      <w:r w:rsidRPr="005523A7">
        <w:rPr>
          <w:color w:val="156082" w:themeColor="accent1"/>
          <w:lang w:val="en-US"/>
        </w:rPr>
        <w:t xml:space="preserve">[ </w:t>
      </w:r>
      <w:proofErr w:type="spellStart"/>
      <w:r w:rsidRPr="005523A7">
        <w:rPr>
          <w:color w:val="156082" w:themeColor="accent1"/>
          <w:lang w:val="en-US"/>
        </w:rPr>
        <w:t>go</w:t>
      </w:r>
      <w:proofErr w:type="gramEnd"/>
      <w:r w:rsidRPr="005523A7">
        <w:rPr>
          <w:color w:val="156082" w:themeColor="accent1"/>
          <w:lang w:val="en-US"/>
        </w:rPr>
        <w:t>_</w:t>
      </w:r>
      <w:proofErr w:type="gramStart"/>
      <w:r w:rsidRPr="005523A7">
        <w:rPr>
          <w:color w:val="156082" w:themeColor="accent1"/>
          <w:lang w:val="en-US"/>
        </w:rPr>
        <w:t>once</w:t>
      </w:r>
      <w:proofErr w:type="spellEnd"/>
      <w:r w:rsidRPr="005523A7">
        <w:rPr>
          <w:color w:val="156082" w:themeColor="accent1"/>
          <w:lang w:val="en-US"/>
        </w:rPr>
        <w:t xml:space="preserve"> ]</w:t>
      </w:r>
      <w:proofErr w:type="gramEnd"/>
    </w:p>
    <w:p w14:paraId="4A6F9737" w14:textId="24059280" w:rsidR="00136024" w:rsidRPr="005523A7" w:rsidRDefault="007028F0" w:rsidP="007028F0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>end</w:t>
      </w:r>
    </w:p>
    <w:p w14:paraId="7DF9804F" w14:textId="77777777" w:rsidR="007028F0" w:rsidRPr="005523A7" w:rsidRDefault="007028F0" w:rsidP="007028F0">
      <w:pPr>
        <w:rPr>
          <w:color w:val="156082" w:themeColor="accent1"/>
          <w:lang w:val="en-US"/>
        </w:rPr>
      </w:pPr>
    </w:p>
    <w:p w14:paraId="3FF426F1" w14:textId="77777777" w:rsidR="007028F0" w:rsidRPr="005523A7" w:rsidRDefault="007028F0" w:rsidP="007028F0">
      <w:pPr>
        <w:rPr>
          <w:color w:val="156082" w:themeColor="accent1"/>
          <w:lang w:val="en-US"/>
        </w:rPr>
      </w:pPr>
    </w:p>
    <w:p w14:paraId="0EEB1A8D" w14:textId="77777777" w:rsidR="007028F0" w:rsidRPr="005523A7" w:rsidRDefault="007028F0" w:rsidP="007028F0">
      <w:pPr>
        <w:rPr>
          <w:color w:val="156082" w:themeColor="accent1"/>
          <w:lang w:val="en-US"/>
        </w:rPr>
      </w:pPr>
    </w:p>
    <w:p w14:paraId="29F27B5E" w14:textId="77777777" w:rsidR="007028F0" w:rsidRPr="005523A7" w:rsidRDefault="007028F0" w:rsidP="007028F0">
      <w:pPr>
        <w:rPr>
          <w:color w:val="156082" w:themeColor="accent1"/>
          <w:lang w:val="en-US"/>
        </w:rPr>
      </w:pPr>
    </w:p>
    <w:p w14:paraId="27FB5762" w14:textId="77777777" w:rsidR="007028F0" w:rsidRPr="005523A7" w:rsidRDefault="007028F0" w:rsidP="007028F0">
      <w:pPr>
        <w:rPr>
          <w:color w:val="156082" w:themeColor="accent1"/>
          <w:lang w:val="en-US"/>
        </w:rPr>
      </w:pPr>
    </w:p>
    <w:p w14:paraId="6529AA30" w14:textId="77777777" w:rsidR="007028F0" w:rsidRPr="005523A7" w:rsidRDefault="007028F0" w:rsidP="007028F0">
      <w:pPr>
        <w:rPr>
          <w:color w:val="156082" w:themeColor="accent1"/>
          <w:lang w:val="en-US"/>
        </w:rPr>
      </w:pPr>
    </w:p>
    <w:p w14:paraId="75F13825" w14:textId="77777777" w:rsidR="007028F0" w:rsidRDefault="007028F0" w:rsidP="007028F0">
      <w:pPr>
        <w:rPr>
          <w:lang w:val="en-US"/>
        </w:rPr>
      </w:pPr>
    </w:p>
    <w:p w14:paraId="29834B3A" w14:textId="77777777" w:rsidR="007028F0" w:rsidRDefault="007028F0" w:rsidP="007028F0">
      <w:pPr>
        <w:rPr>
          <w:lang w:val="en-US"/>
        </w:rPr>
      </w:pPr>
    </w:p>
    <w:p w14:paraId="1BB25255" w14:textId="77777777" w:rsidR="007028F0" w:rsidRDefault="007028F0" w:rsidP="007028F0">
      <w:pPr>
        <w:rPr>
          <w:lang w:val="en-US"/>
        </w:rPr>
      </w:pPr>
    </w:p>
    <w:p w14:paraId="518C784D" w14:textId="77777777" w:rsidR="007028F0" w:rsidRDefault="007028F0" w:rsidP="007028F0">
      <w:pPr>
        <w:rPr>
          <w:lang w:val="en-US"/>
        </w:rPr>
      </w:pPr>
    </w:p>
    <w:p w14:paraId="580BF02B" w14:textId="77777777" w:rsidR="007028F0" w:rsidRDefault="007028F0" w:rsidP="007028F0">
      <w:pPr>
        <w:rPr>
          <w:lang w:val="en-US"/>
        </w:rPr>
      </w:pPr>
    </w:p>
    <w:p w14:paraId="53B7A2A9" w14:textId="77777777" w:rsidR="007028F0" w:rsidRDefault="007028F0" w:rsidP="007028F0">
      <w:pPr>
        <w:rPr>
          <w:lang w:val="en-US"/>
        </w:rPr>
      </w:pPr>
    </w:p>
    <w:p w14:paraId="52838B44" w14:textId="77777777" w:rsidR="007028F0" w:rsidRDefault="007028F0" w:rsidP="007028F0">
      <w:pPr>
        <w:rPr>
          <w:lang w:val="en-US"/>
        </w:rPr>
      </w:pPr>
    </w:p>
    <w:p w14:paraId="789E99C7" w14:textId="77777777" w:rsidR="007028F0" w:rsidRDefault="007028F0" w:rsidP="007028F0">
      <w:pPr>
        <w:rPr>
          <w:lang w:val="en-US"/>
        </w:rPr>
      </w:pPr>
    </w:p>
    <w:p w14:paraId="48101C67" w14:textId="77777777" w:rsidR="007028F0" w:rsidRDefault="007028F0" w:rsidP="007028F0">
      <w:pPr>
        <w:rPr>
          <w:lang w:val="en-US"/>
        </w:rPr>
      </w:pPr>
    </w:p>
    <w:p w14:paraId="0490B623" w14:textId="77777777" w:rsidR="007028F0" w:rsidRDefault="007028F0" w:rsidP="007028F0">
      <w:pPr>
        <w:rPr>
          <w:lang w:val="en-US"/>
        </w:rPr>
      </w:pPr>
    </w:p>
    <w:p w14:paraId="4DF856B3" w14:textId="77777777" w:rsidR="007028F0" w:rsidRDefault="007028F0" w:rsidP="007028F0">
      <w:pPr>
        <w:rPr>
          <w:lang w:val="en-US"/>
        </w:rPr>
      </w:pPr>
    </w:p>
    <w:p w14:paraId="172006BC" w14:textId="77777777" w:rsidR="007028F0" w:rsidRDefault="007028F0" w:rsidP="007028F0">
      <w:pPr>
        <w:rPr>
          <w:lang w:val="en-US"/>
        </w:rPr>
      </w:pPr>
    </w:p>
    <w:p w14:paraId="279BD129" w14:textId="60AE8E33" w:rsidR="007028F0" w:rsidRDefault="00492273" w:rsidP="00492273">
      <w:pPr>
        <w:pStyle w:val="Ttulo1"/>
        <w:rPr>
          <w:lang w:val="en-US"/>
        </w:rPr>
      </w:pPr>
      <w:bookmarkStart w:id="53" w:name="_Toc180428661"/>
      <w:r>
        <w:rPr>
          <w:lang w:val="en-US"/>
        </w:rPr>
        <w:lastRenderedPageBreak/>
        <w:t>Anexo Robot 2</w:t>
      </w:r>
      <w:bookmarkEnd w:id="53"/>
    </w:p>
    <w:p w14:paraId="64112390" w14:textId="77777777" w:rsidR="00EC4E69" w:rsidRPr="005523A7" w:rsidRDefault="00EC4E69" w:rsidP="00EC4E69">
      <w:pPr>
        <w:rPr>
          <w:color w:val="156082" w:themeColor="accent1"/>
        </w:rPr>
      </w:pPr>
      <w:proofErr w:type="gramStart"/>
      <w:r w:rsidRPr="005523A7">
        <w:rPr>
          <w:color w:val="156082" w:themeColor="accent1"/>
        </w:rPr>
        <w:t>;;</w:t>
      </w:r>
      <w:proofErr w:type="gram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globals</w:t>
      </w:r>
      <w:proofErr w:type="spellEnd"/>
    </w:p>
    <w:p w14:paraId="008E3125" w14:textId="77777777" w:rsidR="00EC4E69" w:rsidRPr="005523A7" w:rsidRDefault="00EC4E69" w:rsidP="00EC4E69">
      <w:pPr>
        <w:rPr>
          <w:color w:val="156082" w:themeColor="accent1"/>
        </w:rPr>
      </w:pPr>
      <w:proofErr w:type="spellStart"/>
      <w:proofErr w:type="gramStart"/>
      <w:r w:rsidRPr="005523A7">
        <w:rPr>
          <w:color w:val="156082" w:themeColor="accent1"/>
        </w:rPr>
        <w:t>globals</w:t>
      </w:r>
      <w:proofErr w:type="spellEnd"/>
      <w:r w:rsidRPr="005523A7">
        <w:rPr>
          <w:color w:val="156082" w:themeColor="accent1"/>
        </w:rPr>
        <w:t>[</w:t>
      </w:r>
      <w:proofErr w:type="spellStart"/>
      <w:proofErr w:type="gramEnd"/>
      <w:r w:rsidRPr="005523A7">
        <w:rPr>
          <w:color w:val="156082" w:themeColor="accent1"/>
        </w:rPr>
        <w:t>cor_chao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cor_objetos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posto_carregamento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depositos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lista_objetos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tick_bug_fix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tipo_lixo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num_polluters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cleaner_max_battery</w:t>
      </w:r>
      <w:proofErr w:type="spellEnd"/>
      <w:r w:rsidRPr="005523A7">
        <w:rPr>
          <w:color w:val="156082" w:themeColor="accent1"/>
        </w:rPr>
        <w:t xml:space="preserve"> eco </w:t>
      </w:r>
      <w:proofErr w:type="spellStart"/>
      <w:r w:rsidRPr="005523A7">
        <w:rPr>
          <w:color w:val="156082" w:themeColor="accent1"/>
        </w:rPr>
        <w:t>med</w:t>
      </w:r>
      <w:proofErr w:type="spellEnd"/>
      <w:r w:rsidRPr="005523A7">
        <w:rPr>
          <w:color w:val="156082" w:themeColor="accent1"/>
        </w:rPr>
        <w:t xml:space="preserve"> turbo]</w:t>
      </w:r>
    </w:p>
    <w:p w14:paraId="6A000625" w14:textId="77777777" w:rsidR="00EC4E69" w:rsidRPr="005523A7" w:rsidRDefault="00EC4E69" w:rsidP="00EC4E69">
      <w:pPr>
        <w:rPr>
          <w:color w:val="156082" w:themeColor="accent1"/>
          <w:lang w:val="en-US"/>
        </w:rPr>
      </w:pPr>
      <w:proofErr w:type="gramStart"/>
      <w:r w:rsidRPr="005523A7">
        <w:rPr>
          <w:color w:val="156082" w:themeColor="accent1"/>
          <w:lang w:val="en-US"/>
        </w:rPr>
        <w:t>breed[</w:t>
      </w:r>
      <w:proofErr w:type="gramEnd"/>
      <w:r w:rsidRPr="005523A7">
        <w:rPr>
          <w:color w:val="156082" w:themeColor="accent1"/>
          <w:lang w:val="en-US"/>
        </w:rPr>
        <w:t>cleaners cleaner]</w:t>
      </w:r>
    </w:p>
    <w:p w14:paraId="1DF8B201" w14:textId="77777777" w:rsidR="00EC4E69" w:rsidRPr="005523A7" w:rsidRDefault="00EC4E69" w:rsidP="00EC4E69">
      <w:pPr>
        <w:rPr>
          <w:color w:val="156082" w:themeColor="accent1"/>
          <w:lang w:val="en-US"/>
        </w:rPr>
      </w:pPr>
      <w:proofErr w:type="gramStart"/>
      <w:r w:rsidRPr="005523A7">
        <w:rPr>
          <w:color w:val="156082" w:themeColor="accent1"/>
          <w:lang w:val="en-US"/>
        </w:rPr>
        <w:t>breed[</w:t>
      </w:r>
      <w:proofErr w:type="gramEnd"/>
      <w:r w:rsidRPr="005523A7">
        <w:rPr>
          <w:color w:val="156082" w:themeColor="accent1"/>
          <w:lang w:val="en-US"/>
        </w:rPr>
        <w:t>polluters polluter]</w:t>
      </w:r>
    </w:p>
    <w:p w14:paraId="68D19944" w14:textId="77777777" w:rsidR="00EC4E69" w:rsidRPr="005523A7" w:rsidRDefault="00EC4E69" w:rsidP="00EC4E69">
      <w:pPr>
        <w:rPr>
          <w:color w:val="156082" w:themeColor="accent1"/>
          <w:lang w:val="en-US"/>
        </w:rPr>
      </w:pPr>
      <w:proofErr w:type="gramStart"/>
      <w:r w:rsidRPr="005523A7">
        <w:rPr>
          <w:color w:val="156082" w:themeColor="accent1"/>
          <w:lang w:val="en-US"/>
        </w:rPr>
        <w:t>breed[</w:t>
      </w:r>
      <w:proofErr w:type="gramEnd"/>
      <w:r w:rsidRPr="005523A7">
        <w:rPr>
          <w:color w:val="156082" w:themeColor="accent1"/>
          <w:lang w:val="en-US"/>
        </w:rPr>
        <w:t>containers container]</w:t>
      </w:r>
    </w:p>
    <w:p w14:paraId="4BF1BBCA" w14:textId="77777777" w:rsidR="00EC4E69" w:rsidRPr="005523A7" w:rsidRDefault="00EC4E69" w:rsidP="00EC4E69">
      <w:pPr>
        <w:rPr>
          <w:color w:val="156082" w:themeColor="accent1"/>
          <w:lang w:val="en-US"/>
        </w:rPr>
      </w:pPr>
      <w:proofErr w:type="gramStart"/>
      <w:r w:rsidRPr="005523A7">
        <w:rPr>
          <w:color w:val="156082" w:themeColor="accent1"/>
          <w:lang w:val="en-US"/>
        </w:rPr>
        <w:t>breed[</w:t>
      </w:r>
      <w:proofErr w:type="gramEnd"/>
      <w:r w:rsidRPr="005523A7">
        <w:rPr>
          <w:color w:val="156082" w:themeColor="accent1"/>
          <w:lang w:val="en-US"/>
        </w:rPr>
        <w:t>obstacles obstacle]</w:t>
      </w:r>
    </w:p>
    <w:p w14:paraId="13BE186A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>cleaners-</w:t>
      </w:r>
      <w:proofErr w:type="gramStart"/>
      <w:r w:rsidRPr="005523A7">
        <w:rPr>
          <w:color w:val="156082" w:themeColor="accent1"/>
          <w:lang w:val="en-US"/>
        </w:rPr>
        <w:t>own[</w:t>
      </w:r>
      <w:proofErr w:type="gramEnd"/>
      <w:r w:rsidRPr="005523A7">
        <w:rPr>
          <w:color w:val="156082" w:themeColor="accent1"/>
          <w:lang w:val="en-US"/>
        </w:rPr>
        <w:t xml:space="preserve">battery capacity </w:t>
      </w:r>
      <w:proofErr w:type="spellStart"/>
      <w:r w:rsidRPr="005523A7">
        <w:rPr>
          <w:color w:val="156082" w:themeColor="accent1"/>
          <w:lang w:val="en-US"/>
        </w:rPr>
        <w:t>recharge_time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last_cleaning_location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cleaner_consumption_battery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cleaner_potencia_battery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cleaner_stop</w:t>
      </w:r>
      <w:proofErr w:type="spellEnd"/>
      <w:r w:rsidRPr="005523A7">
        <w:rPr>
          <w:color w:val="156082" w:themeColor="accent1"/>
          <w:lang w:val="en-US"/>
        </w:rPr>
        <w:t>]</w:t>
      </w:r>
    </w:p>
    <w:p w14:paraId="7EBB60C9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>polluters-own[</w:t>
      </w:r>
      <w:proofErr w:type="spellStart"/>
      <w:r w:rsidRPr="005523A7">
        <w:rPr>
          <w:color w:val="156082" w:themeColor="accent1"/>
          <w:lang w:val="en-US"/>
        </w:rPr>
        <w:t>prob_sujar</w:t>
      </w:r>
      <w:proofErr w:type="spellEnd"/>
      <w:r w:rsidRPr="005523A7">
        <w:rPr>
          <w:color w:val="156082" w:themeColor="accent1"/>
          <w:lang w:val="en-US"/>
        </w:rPr>
        <w:t>]</w:t>
      </w:r>
    </w:p>
    <w:p w14:paraId="757D0DC1" w14:textId="77777777" w:rsidR="00EC4E69" w:rsidRPr="005523A7" w:rsidRDefault="00EC4E69" w:rsidP="00EC4E69">
      <w:pPr>
        <w:rPr>
          <w:color w:val="156082" w:themeColor="accent1"/>
          <w:lang w:val="en-US"/>
        </w:rPr>
      </w:pPr>
    </w:p>
    <w:p w14:paraId="5985A65D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to </w:t>
      </w:r>
      <w:proofErr w:type="spellStart"/>
      <w:r w:rsidRPr="005523A7">
        <w:rPr>
          <w:color w:val="156082" w:themeColor="accent1"/>
          <w:lang w:val="en-US"/>
        </w:rPr>
        <w:t>Config_Battery</w:t>
      </w:r>
      <w:proofErr w:type="spellEnd"/>
    </w:p>
    <w:p w14:paraId="774C245C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set eco "Eco Mode"</w:t>
      </w:r>
    </w:p>
    <w:p w14:paraId="3F1BD0D0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set med "Medium Mode"</w:t>
      </w:r>
    </w:p>
    <w:p w14:paraId="29268AEA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set turbo "Full Mode"</w:t>
      </w:r>
    </w:p>
    <w:p w14:paraId="46ABF432" w14:textId="77777777" w:rsidR="00EC4E69" w:rsidRPr="005523A7" w:rsidRDefault="00EC4E69" w:rsidP="00EC4E69">
      <w:pPr>
        <w:rPr>
          <w:color w:val="156082" w:themeColor="accent1"/>
          <w:lang w:val="en-US"/>
        </w:rPr>
      </w:pPr>
    </w:p>
    <w:p w14:paraId="4DC3FD0D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ask cleaners [</w:t>
      </w:r>
    </w:p>
    <w:p w14:paraId="72CFC239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if </w:t>
      </w:r>
      <w:proofErr w:type="spellStart"/>
      <w:r w:rsidRPr="005523A7">
        <w:rPr>
          <w:color w:val="156082" w:themeColor="accent1"/>
          <w:lang w:val="en-US"/>
        </w:rPr>
        <w:t>Cleaner_Modo</w:t>
      </w:r>
      <w:proofErr w:type="spellEnd"/>
      <w:r w:rsidRPr="005523A7">
        <w:rPr>
          <w:color w:val="156082" w:themeColor="accent1"/>
          <w:lang w:val="en-US"/>
        </w:rPr>
        <w:t xml:space="preserve"> = eco [</w:t>
      </w:r>
    </w:p>
    <w:p w14:paraId="275AF121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</w:t>
      </w:r>
      <w:proofErr w:type="gramStart"/>
      <w:r w:rsidRPr="005523A7">
        <w:rPr>
          <w:color w:val="156082" w:themeColor="accent1"/>
          <w:lang w:val="en-US"/>
        </w:rPr>
        <w:t>;;</w:t>
      </w:r>
      <w:proofErr w:type="gram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comportamento</w:t>
      </w:r>
      <w:proofErr w:type="spellEnd"/>
      <w:r w:rsidRPr="005523A7">
        <w:rPr>
          <w:color w:val="156082" w:themeColor="accent1"/>
          <w:lang w:val="en-US"/>
        </w:rPr>
        <w:t xml:space="preserve"> para o modo Eco</w:t>
      </w:r>
    </w:p>
    <w:p w14:paraId="66E15288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set </w:t>
      </w:r>
      <w:proofErr w:type="spellStart"/>
      <w:r w:rsidRPr="005523A7">
        <w:rPr>
          <w:color w:val="156082" w:themeColor="accent1"/>
          <w:lang w:val="en-US"/>
        </w:rPr>
        <w:t>cleaner_potencia_battery</w:t>
      </w:r>
      <w:proofErr w:type="spellEnd"/>
      <w:r w:rsidRPr="005523A7">
        <w:rPr>
          <w:color w:val="156082" w:themeColor="accent1"/>
          <w:lang w:val="en-US"/>
        </w:rPr>
        <w:t xml:space="preserve"> 10</w:t>
      </w:r>
    </w:p>
    <w:p w14:paraId="6D28198C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]</w:t>
      </w:r>
    </w:p>
    <w:p w14:paraId="36691083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if </w:t>
      </w:r>
      <w:proofErr w:type="spellStart"/>
      <w:r w:rsidRPr="005523A7">
        <w:rPr>
          <w:color w:val="156082" w:themeColor="accent1"/>
          <w:lang w:val="en-US"/>
        </w:rPr>
        <w:t>Cleaner_Modo</w:t>
      </w:r>
      <w:proofErr w:type="spellEnd"/>
      <w:r w:rsidRPr="005523A7">
        <w:rPr>
          <w:color w:val="156082" w:themeColor="accent1"/>
          <w:lang w:val="en-US"/>
        </w:rPr>
        <w:t xml:space="preserve"> = med [</w:t>
      </w:r>
    </w:p>
    <w:p w14:paraId="77AB46C8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</w:t>
      </w:r>
      <w:proofErr w:type="gramStart"/>
      <w:r w:rsidRPr="005523A7">
        <w:rPr>
          <w:color w:val="156082" w:themeColor="accent1"/>
          <w:lang w:val="en-US"/>
        </w:rPr>
        <w:t>;;</w:t>
      </w:r>
      <w:proofErr w:type="gram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comportamento</w:t>
      </w:r>
      <w:proofErr w:type="spellEnd"/>
      <w:r w:rsidRPr="005523A7">
        <w:rPr>
          <w:color w:val="156082" w:themeColor="accent1"/>
          <w:lang w:val="en-US"/>
        </w:rPr>
        <w:t xml:space="preserve"> para o modo </w:t>
      </w:r>
      <w:proofErr w:type="spellStart"/>
      <w:r w:rsidRPr="005523A7">
        <w:rPr>
          <w:color w:val="156082" w:themeColor="accent1"/>
          <w:lang w:val="en-US"/>
        </w:rPr>
        <w:t>Médio</w:t>
      </w:r>
      <w:proofErr w:type="spellEnd"/>
    </w:p>
    <w:p w14:paraId="00C754A8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set </w:t>
      </w:r>
      <w:proofErr w:type="spellStart"/>
      <w:r w:rsidRPr="005523A7">
        <w:rPr>
          <w:color w:val="156082" w:themeColor="accent1"/>
          <w:lang w:val="en-US"/>
        </w:rPr>
        <w:t>cleaner_potencia_battery</w:t>
      </w:r>
      <w:proofErr w:type="spellEnd"/>
      <w:r w:rsidRPr="005523A7">
        <w:rPr>
          <w:color w:val="156082" w:themeColor="accent1"/>
          <w:lang w:val="en-US"/>
        </w:rPr>
        <w:t xml:space="preserve"> 30</w:t>
      </w:r>
    </w:p>
    <w:p w14:paraId="7A075704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]</w:t>
      </w:r>
    </w:p>
    <w:p w14:paraId="06A2382F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if </w:t>
      </w:r>
      <w:proofErr w:type="spellStart"/>
      <w:r w:rsidRPr="005523A7">
        <w:rPr>
          <w:color w:val="156082" w:themeColor="accent1"/>
          <w:lang w:val="en-US"/>
        </w:rPr>
        <w:t>Cleaner_Modo</w:t>
      </w:r>
      <w:proofErr w:type="spellEnd"/>
      <w:r w:rsidRPr="005523A7">
        <w:rPr>
          <w:color w:val="156082" w:themeColor="accent1"/>
          <w:lang w:val="en-US"/>
        </w:rPr>
        <w:t xml:space="preserve"> = turbo [</w:t>
      </w:r>
    </w:p>
    <w:p w14:paraId="1852082B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</w:t>
      </w:r>
      <w:proofErr w:type="gramStart"/>
      <w:r w:rsidRPr="005523A7">
        <w:rPr>
          <w:color w:val="156082" w:themeColor="accent1"/>
          <w:lang w:val="en-US"/>
        </w:rPr>
        <w:t>;;</w:t>
      </w:r>
      <w:proofErr w:type="gram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comportamento</w:t>
      </w:r>
      <w:proofErr w:type="spellEnd"/>
      <w:r w:rsidRPr="005523A7">
        <w:rPr>
          <w:color w:val="156082" w:themeColor="accent1"/>
          <w:lang w:val="en-US"/>
        </w:rPr>
        <w:t xml:space="preserve"> para o modo Full</w:t>
      </w:r>
    </w:p>
    <w:p w14:paraId="1E1009BA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lastRenderedPageBreak/>
        <w:t xml:space="preserve">      set </w:t>
      </w:r>
      <w:proofErr w:type="spellStart"/>
      <w:r w:rsidRPr="005523A7">
        <w:rPr>
          <w:color w:val="156082" w:themeColor="accent1"/>
          <w:lang w:val="en-US"/>
        </w:rPr>
        <w:t>cleaner_potencia_battery</w:t>
      </w:r>
      <w:proofErr w:type="spellEnd"/>
      <w:r w:rsidRPr="005523A7">
        <w:rPr>
          <w:color w:val="156082" w:themeColor="accent1"/>
          <w:lang w:val="en-US"/>
        </w:rPr>
        <w:t xml:space="preserve"> 50</w:t>
      </w:r>
    </w:p>
    <w:p w14:paraId="6851EF92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]</w:t>
      </w:r>
    </w:p>
    <w:p w14:paraId="2A60AD6D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let </w:t>
      </w:r>
      <w:proofErr w:type="spellStart"/>
      <w:r w:rsidRPr="005523A7">
        <w:rPr>
          <w:color w:val="156082" w:themeColor="accent1"/>
          <w:lang w:val="en-US"/>
        </w:rPr>
        <w:t>cleaner_corrente_battery</w:t>
      </w:r>
      <w:proofErr w:type="spellEnd"/>
      <w:r w:rsidRPr="005523A7">
        <w:rPr>
          <w:color w:val="156082" w:themeColor="accent1"/>
          <w:lang w:val="en-US"/>
        </w:rPr>
        <w:t xml:space="preserve"> (</w:t>
      </w:r>
      <w:proofErr w:type="spellStart"/>
      <w:r w:rsidRPr="005523A7">
        <w:rPr>
          <w:color w:val="156082" w:themeColor="accent1"/>
          <w:lang w:val="en-US"/>
        </w:rPr>
        <w:t>cleaner_potencia_battery</w:t>
      </w:r>
      <w:proofErr w:type="spellEnd"/>
      <w:r w:rsidRPr="005523A7">
        <w:rPr>
          <w:color w:val="156082" w:themeColor="accent1"/>
          <w:lang w:val="en-US"/>
        </w:rPr>
        <w:t xml:space="preserve"> / </w:t>
      </w:r>
      <w:proofErr w:type="spellStart"/>
      <w:r w:rsidRPr="005523A7">
        <w:rPr>
          <w:color w:val="156082" w:themeColor="accent1"/>
          <w:lang w:val="en-US"/>
        </w:rPr>
        <w:t>cleaner_tensao_battery</w:t>
      </w:r>
      <w:proofErr w:type="spellEnd"/>
      <w:r w:rsidRPr="005523A7">
        <w:rPr>
          <w:color w:val="156082" w:themeColor="accent1"/>
          <w:lang w:val="en-US"/>
        </w:rPr>
        <w:t xml:space="preserve">) * </w:t>
      </w:r>
      <w:proofErr w:type="gramStart"/>
      <w:r w:rsidRPr="005523A7">
        <w:rPr>
          <w:color w:val="156082" w:themeColor="accent1"/>
          <w:lang w:val="en-US"/>
        </w:rPr>
        <w:t>1000 ;</w:t>
      </w:r>
      <w:proofErr w:type="gramEnd"/>
      <w:r w:rsidRPr="005523A7">
        <w:rPr>
          <w:color w:val="156082" w:themeColor="accent1"/>
          <w:lang w:val="en-US"/>
        </w:rPr>
        <w:t xml:space="preserve">; </w:t>
      </w:r>
      <w:proofErr w:type="spellStart"/>
      <w:r w:rsidRPr="005523A7">
        <w:rPr>
          <w:color w:val="156082" w:themeColor="accent1"/>
          <w:lang w:val="en-US"/>
        </w:rPr>
        <w:t>isto</w:t>
      </w:r>
      <w:proofErr w:type="spellEnd"/>
      <w:r w:rsidRPr="005523A7">
        <w:rPr>
          <w:color w:val="156082" w:themeColor="accent1"/>
          <w:lang w:val="en-US"/>
        </w:rPr>
        <w:t xml:space="preserve"> é a </w:t>
      </w:r>
      <w:proofErr w:type="spellStart"/>
      <w:r w:rsidRPr="005523A7">
        <w:rPr>
          <w:color w:val="156082" w:themeColor="accent1"/>
          <w:lang w:val="en-US"/>
        </w:rPr>
        <w:t>corrente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em</w:t>
      </w:r>
      <w:proofErr w:type="spellEnd"/>
      <w:r w:rsidRPr="005523A7">
        <w:rPr>
          <w:color w:val="156082" w:themeColor="accent1"/>
          <w:lang w:val="en-US"/>
        </w:rPr>
        <w:t xml:space="preserve"> mA</w:t>
      </w:r>
    </w:p>
    <w:p w14:paraId="59E9EBF6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let </w:t>
      </w:r>
      <w:proofErr w:type="spellStart"/>
      <w:r w:rsidRPr="005523A7">
        <w:rPr>
          <w:color w:val="156082" w:themeColor="accent1"/>
          <w:lang w:val="en-US"/>
        </w:rPr>
        <w:t>cleaner_ma_segundo_battery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cleaner_corrente_battery</w:t>
      </w:r>
      <w:proofErr w:type="spellEnd"/>
      <w:r w:rsidRPr="005523A7">
        <w:rPr>
          <w:color w:val="156082" w:themeColor="accent1"/>
          <w:lang w:val="en-US"/>
        </w:rPr>
        <w:t xml:space="preserve"> / </w:t>
      </w:r>
      <w:proofErr w:type="gramStart"/>
      <w:r w:rsidRPr="005523A7">
        <w:rPr>
          <w:color w:val="156082" w:themeColor="accent1"/>
          <w:lang w:val="en-US"/>
        </w:rPr>
        <w:t>3600 ;</w:t>
      </w:r>
      <w:proofErr w:type="gramEnd"/>
      <w:r w:rsidRPr="005523A7">
        <w:rPr>
          <w:color w:val="156082" w:themeColor="accent1"/>
          <w:lang w:val="en-US"/>
        </w:rPr>
        <w:t xml:space="preserve">; </w:t>
      </w:r>
      <w:proofErr w:type="spellStart"/>
      <w:r w:rsidRPr="005523A7">
        <w:rPr>
          <w:color w:val="156082" w:themeColor="accent1"/>
          <w:lang w:val="en-US"/>
        </w:rPr>
        <w:t>aqui</w:t>
      </w:r>
      <w:proofErr w:type="spellEnd"/>
      <w:r w:rsidRPr="005523A7">
        <w:rPr>
          <w:color w:val="156082" w:themeColor="accent1"/>
          <w:lang w:val="en-US"/>
        </w:rPr>
        <w:t xml:space="preserve"> o </w:t>
      </w:r>
      <w:proofErr w:type="spellStart"/>
      <w:r w:rsidRPr="005523A7">
        <w:rPr>
          <w:color w:val="156082" w:themeColor="accent1"/>
          <w:lang w:val="en-US"/>
        </w:rPr>
        <w:t>gasto</w:t>
      </w:r>
      <w:proofErr w:type="spellEnd"/>
      <w:r w:rsidRPr="005523A7">
        <w:rPr>
          <w:color w:val="156082" w:themeColor="accent1"/>
          <w:lang w:val="en-US"/>
        </w:rPr>
        <w:t xml:space="preserve"> de mA </w:t>
      </w:r>
      <w:proofErr w:type="spellStart"/>
      <w:r w:rsidRPr="005523A7">
        <w:rPr>
          <w:color w:val="156082" w:themeColor="accent1"/>
          <w:lang w:val="en-US"/>
        </w:rPr>
        <w:t>por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segundo</w:t>
      </w:r>
      <w:proofErr w:type="spellEnd"/>
    </w:p>
    <w:p w14:paraId="7E0E3380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</w:t>
      </w:r>
      <w:proofErr w:type="spellStart"/>
      <w:r w:rsidRPr="005523A7">
        <w:rPr>
          <w:color w:val="156082" w:themeColor="accent1"/>
          <w:lang w:val="en-US"/>
        </w:rPr>
        <w:t>cleaner_consumption_battery</w:t>
      </w:r>
      <w:proofErr w:type="spellEnd"/>
      <w:r w:rsidRPr="005523A7">
        <w:rPr>
          <w:color w:val="156082" w:themeColor="accent1"/>
          <w:lang w:val="en-US"/>
        </w:rPr>
        <w:t xml:space="preserve"> (</w:t>
      </w:r>
      <w:proofErr w:type="spellStart"/>
      <w:r w:rsidRPr="005523A7">
        <w:rPr>
          <w:color w:val="156082" w:themeColor="accent1"/>
          <w:lang w:val="en-US"/>
        </w:rPr>
        <w:t>cleaner_ma_segundo_battery</w:t>
      </w:r>
      <w:proofErr w:type="spellEnd"/>
      <w:r w:rsidRPr="005523A7">
        <w:rPr>
          <w:color w:val="156082" w:themeColor="accent1"/>
          <w:lang w:val="en-US"/>
        </w:rPr>
        <w:t xml:space="preserve"> / </w:t>
      </w:r>
      <w:proofErr w:type="spellStart"/>
      <w:r w:rsidRPr="005523A7">
        <w:rPr>
          <w:color w:val="156082" w:themeColor="accent1"/>
          <w:lang w:val="en-US"/>
        </w:rPr>
        <w:t>cleaner_capacity_battery</w:t>
      </w:r>
      <w:proofErr w:type="spellEnd"/>
      <w:r w:rsidRPr="005523A7">
        <w:rPr>
          <w:color w:val="156082" w:themeColor="accent1"/>
          <w:lang w:val="en-US"/>
        </w:rPr>
        <w:t>) * 100</w:t>
      </w:r>
    </w:p>
    <w:p w14:paraId="01DAAE5D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</w:t>
      </w:r>
      <w:r w:rsidRPr="005523A7">
        <w:rPr>
          <w:color w:val="156082" w:themeColor="accent1"/>
        </w:rPr>
        <w:t>]</w:t>
      </w:r>
    </w:p>
    <w:p w14:paraId="3D5FD8D0" w14:textId="77777777" w:rsidR="00EC4E69" w:rsidRPr="005523A7" w:rsidRDefault="00EC4E69" w:rsidP="00EC4E69">
      <w:pPr>
        <w:rPr>
          <w:color w:val="156082" w:themeColor="accent1"/>
        </w:rPr>
      </w:pPr>
      <w:proofErr w:type="spellStart"/>
      <w:r w:rsidRPr="005523A7">
        <w:rPr>
          <w:color w:val="156082" w:themeColor="accent1"/>
        </w:rPr>
        <w:t>end</w:t>
      </w:r>
      <w:proofErr w:type="spellEnd"/>
    </w:p>
    <w:p w14:paraId="210D71CB" w14:textId="77777777" w:rsidR="00EC4E69" w:rsidRPr="005523A7" w:rsidRDefault="00EC4E69" w:rsidP="00EC4E69">
      <w:pPr>
        <w:rPr>
          <w:color w:val="156082" w:themeColor="accent1"/>
        </w:rPr>
      </w:pPr>
    </w:p>
    <w:p w14:paraId="1BD33524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; </w:t>
      </w:r>
      <w:proofErr w:type="spellStart"/>
      <w:r w:rsidRPr="005523A7">
        <w:rPr>
          <w:color w:val="156082" w:themeColor="accent1"/>
        </w:rPr>
        <w:t>setup</w:t>
      </w:r>
      <w:proofErr w:type="spellEnd"/>
      <w:r w:rsidRPr="005523A7">
        <w:rPr>
          <w:color w:val="156082" w:themeColor="accent1"/>
        </w:rPr>
        <w:t xml:space="preserve">, cujo programa permita: limpar o ambiente; criar e introduzir no mundo os agentes e fazer o </w:t>
      </w:r>
      <w:proofErr w:type="spellStart"/>
      <w:r w:rsidRPr="005523A7">
        <w:rPr>
          <w:color w:val="156082" w:themeColor="accent1"/>
        </w:rPr>
        <w:t>reset</w:t>
      </w:r>
      <w:proofErr w:type="spellEnd"/>
      <w:r w:rsidRPr="005523A7">
        <w:rPr>
          <w:color w:val="156082" w:themeColor="accent1"/>
        </w:rPr>
        <w:t xml:space="preserve"> do tempo.</w:t>
      </w:r>
    </w:p>
    <w:p w14:paraId="10AA68FE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to </w:t>
      </w:r>
      <w:proofErr w:type="gramStart"/>
      <w:r w:rsidRPr="005523A7">
        <w:rPr>
          <w:color w:val="156082" w:themeColor="accent1"/>
          <w:lang w:val="en-US"/>
        </w:rPr>
        <w:t>setup</w:t>
      </w:r>
      <w:proofErr w:type="gramEnd"/>
    </w:p>
    <w:p w14:paraId="748A939D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clear-all</w:t>
      </w:r>
    </w:p>
    <w:p w14:paraId="034DE8D9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</w:t>
      </w:r>
      <w:proofErr w:type="gramStart"/>
      <w:r w:rsidRPr="005523A7">
        <w:rPr>
          <w:color w:val="156082" w:themeColor="accent1"/>
          <w:lang w:val="en-US"/>
        </w:rPr>
        <w:t>reset-ticks</w:t>
      </w:r>
      <w:proofErr w:type="gramEnd"/>
    </w:p>
    <w:p w14:paraId="5EEA7538" w14:textId="77777777" w:rsidR="00EC4E69" w:rsidRPr="00BA361E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</w:t>
      </w:r>
      <w:r w:rsidRPr="00BA361E">
        <w:rPr>
          <w:color w:val="156082" w:themeColor="accent1"/>
          <w:lang w:val="en-US"/>
        </w:rPr>
        <w:t xml:space="preserve">set </w:t>
      </w:r>
      <w:proofErr w:type="spellStart"/>
      <w:r w:rsidRPr="00BA361E">
        <w:rPr>
          <w:color w:val="156082" w:themeColor="accent1"/>
          <w:lang w:val="en-US"/>
        </w:rPr>
        <w:t>tick_bug_fix</w:t>
      </w:r>
      <w:proofErr w:type="spellEnd"/>
      <w:r w:rsidRPr="00BA361E">
        <w:rPr>
          <w:color w:val="156082" w:themeColor="accent1"/>
          <w:lang w:val="en-US"/>
        </w:rPr>
        <w:t xml:space="preserve"> </w:t>
      </w:r>
      <w:proofErr w:type="gramStart"/>
      <w:r w:rsidRPr="00BA361E">
        <w:rPr>
          <w:color w:val="156082" w:themeColor="accent1"/>
          <w:lang w:val="en-US"/>
        </w:rPr>
        <w:t>10000 ;</w:t>
      </w:r>
      <w:proofErr w:type="gramEnd"/>
      <w:r w:rsidRPr="00BA361E">
        <w:rPr>
          <w:color w:val="156082" w:themeColor="accent1"/>
          <w:lang w:val="en-US"/>
        </w:rPr>
        <w:t xml:space="preserve"> de 10000 </w:t>
      </w:r>
      <w:proofErr w:type="spellStart"/>
      <w:r w:rsidRPr="00BA361E">
        <w:rPr>
          <w:color w:val="156082" w:themeColor="accent1"/>
          <w:lang w:val="en-US"/>
        </w:rPr>
        <w:t>em</w:t>
      </w:r>
      <w:proofErr w:type="spellEnd"/>
      <w:r w:rsidRPr="00BA361E">
        <w:rPr>
          <w:color w:val="156082" w:themeColor="accent1"/>
          <w:lang w:val="en-US"/>
        </w:rPr>
        <w:t xml:space="preserve"> 10000 ticks reset da </w:t>
      </w:r>
      <w:proofErr w:type="spellStart"/>
      <w:r w:rsidRPr="00BA361E">
        <w:rPr>
          <w:color w:val="156082" w:themeColor="accent1"/>
          <w:lang w:val="en-US"/>
        </w:rPr>
        <w:t>last_cleaning</w:t>
      </w:r>
      <w:proofErr w:type="spellEnd"/>
      <w:r w:rsidRPr="00BA361E">
        <w:rPr>
          <w:color w:val="156082" w:themeColor="accent1"/>
          <w:lang w:val="en-US"/>
        </w:rPr>
        <w:t xml:space="preserve"> location </w:t>
      </w:r>
      <w:proofErr w:type="spellStart"/>
      <w:r w:rsidRPr="00BA361E">
        <w:rPr>
          <w:color w:val="156082" w:themeColor="accent1"/>
          <w:lang w:val="en-US"/>
        </w:rPr>
        <w:t>senao</w:t>
      </w:r>
      <w:proofErr w:type="spellEnd"/>
      <w:r w:rsidRPr="00BA361E">
        <w:rPr>
          <w:color w:val="156082" w:themeColor="accent1"/>
          <w:lang w:val="en-US"/>
        </w:rPr>
        <w:t xml:space="preserve"> </w:t>
      </w:r>
      <w:proofErr w:type="spellStart"/>
      <w:r w:rsidRPr="00BA361E">
        <w:rPr>
          <w:color w:val="156082" w:themeColor="accent1"/>
          <w:lang w:val="en-US"/>
        </w:rPr>
        <w:t>ele</w:t>
      </w:r>
      <w:proofErr w:type="spellEnd"/>
      <w:r w:rsidRPr="00BA361E">
        <w:rPr>
          <w:color w:val="156082" w:themeColor="accent1"/>
          <w:lang w:val="en-US"/>
        </w:rPr>
        <w:t xml:space="preserve"> </w:t>
      </w:r>
      <w:proofErr w:type="spellStart"/>
      <w:r w:rsidRPr="00BA361E">
        <w:rPr>
          <w:color w:val="156082" w:themeColor="accent1"/>
          <w:lang w:val="en-US"/>
        </w:rPr>
        <w:t>pode</w:t>
      </w:r>
      <w:proofErr w:type="spellEnd"/>
      <w:r w:rsidRPr="00BA361E">
        <w:rPr>
          <w:color w:val="156082" w:themeColor="accent1"/>
          <w:lang w:val="en-US"/>
        </w:rPr>
        <w:t xml:space="preserve"> </w:t>
      </w:r>
      <w:proofErr w:type="spellStart"/>
      <w:r w:rsidRPr="00BA361E">
        <w:rPr>
          <w:color w:val="156082" w:themeColor="accent1"/>
          <w:lang w:val="en-US"/>
        </w:rPr>
        <w:t>ficar</w:t>
      </w:r>
      <w:proofErr w:type="spellEnd"/>
      <w:r w:rsidRPr="00BA361E">
        <w:rPr>
          <w:color w:val="156082" w:themeColor="accent1"/>
          <w:lang w:val="en-US"/>
        </w:rPr>
        <w:t xml:space="preserve"> </w:t>
      </w:r>
      <w:proofErr w:type="spellStart"/>
      <w:r w:rsidRPr="00BA361E">
        <w:rPr>
          <w:color w:val="156082" w:themeColor="accent1"/>
          <w:lang w:val="en-US"/>
        </w:rPr>
        <w:t>preso</w:t>
      </w:r>
      <w:proofErr w:type="spellEnd"/>
      <w:r w:rsidRPr="00BA361E">
        <w:rPr>
          <w:color w:val="156082" w:themeColor="accent1"/>
          <w:lang w:val="en-US"/>
        </w:rPr>
        <w:t xml:space="preserve"> num loop de </w:t>
      </w:r>
      <w:proofErr w:type="spellStart"/>
      <w:r w:rsidRPr="00BA361E">
        <w:rPr>
          <w:color w:val="156082" w:themeColor="accent1"/>
          <w:lang w:val="en-US"/>
        </w:rPr>
        <w:t>ir</w:t>
      </w:r>
      <w:proofErr w:type="spellEnd"/>
      <w:r w:rsidRPr="00BA361E">
        <w:rPr>
          <w:color w:val="156082" w:themeColor="accent1"/>
          <w:lang w:val="en-US"/>
        </w:rPr>
        <w:t xml:space="preserve"> de </w:t>
      </w:r>
      <w:proofErr w:type="spellStart"/>
      <w:r w:rsidRPr="00BA361E">
        <w:rPr>
          <w:color w:val="156082" w:themeColor="accent1"/>
          <w:lang w:val="en-US"/>
        </w:rPr>
        <w:t>ponta</w:t>
      </w:r>
      <w:proofErr w:type="spellEnd"/>
      <w:r w:rsidRPr="00BA361E">
        <w:rPr>
          <w:color w:val="156082" w:themeColor="accent1"/>
          <w:lang w:val="en-US"/>
        </w:rPr>
        <w:t xml:space="preserve"> a </w:t>
      </w:r>
      <w:proofErr w:type="spellStart"/>
      <w:r w:rsidRPr="00BA361E">
        <w:rPr>
          <w:color w:val="156082" w:themeColor="accent1"/>
          <w:lang w:val="en-US"/>
        </w:rPr>
        <w:t>ponta</w:t>
      </w:r>
      <w:proofErr w:type="spellEnd"/>
    </w:p>
    <w:p w14:paraId="639FBB83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BA361E">
        <w:rPr>
          <w:color w:val="156082" w:themeColor="accent1"/>
          <w:lang w:val="en-US"/>
        </w:rPr>
        <w:t xml:space="preserve">  </w:t>
      </w:r>
      <w:r w:rsidRPr="005523A7">
        <w:rPr>
          <w:color w:val="156082" w:themeColor="accent1"/>
          <w:lang w:val="en-US"/>
        </w:rPr>
        <w:t xml:space="preserve">set </w:t>
      </w:r>
      <w:proofErr w:type="spellStart"/>
      <w:r w:rsidRPr="005523A7">
        <w:rPr>
          <w:color w:val="156082" w:themeColor="accent1"/>
          <w:lang w:val="en-US"/>
        </w:rPr>
        <w:t>tipo_lixo</w:t>
      </w:r>
      <w:proofErr w:type="spellEnd"/>
      <w:r w:rsidRPr="005523A7">
        <w:rPr>
          <w:color w:val="156082" w:themeColor="accent1"/>
          <w:lang w:val="en-US"/>
        </w:rPr>
        <w:t xml:space="preserve"> (list (range 2.5 7.5 </w:t>
      </w:r>
      <w:proofErr w:type="gramStart"/>
      <w:r w:rsidRPr="005523A7">
        <w:rPr>
          <w:color w:val="156082" w:themeColor="accent1"/>
          <w:lang w:val="en-US"/>
        </w:rPr>
        <w:t>0.5)(</w:t>
      </w:r>
      <w:proofErr w:type="gramEnd"/>
      <w:r w:rsidRPr="005523A7">
        <w:rPr>
          <w:color w:val="156082" w:themeColor="accent1"/>
          <w:lang w:val="en-US"/>
        </w:rPr>
        <w:t>range 32.5 37.5 0.5)(range 52.5 57.5 0.5))</w:t>
      </w:r>
    </w:p>
    <w:p w14:paraId="01E97D17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set </w:t>
      </w:r>
      <w:proofErr w:type="spellStart"/>
      <w:r w:rsidRPr="005523A7">
        <w:rPr>
          <w:color w:val="156082" w:themeColor="accent1"/>
          <w:lang w:val="en-US"/>
        </w:rPr>
        <w:t>cor_chao</w:t>
      </w:r>
      <w:proofErr w:type="spellEnd"/>
      <w:r w:rsidRPr="005523A7">
        <w:rPr>
          <w:color w:val="156082" w:themeColor="accent1"/>
          <w:lang w:val="en-US"/>
        </w:rPr>
        <w:t xml:space="preserve"> 8.5</w:t>
      </w:r>
    </w:p>
    <w:p w14:paraId="75708F6D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set </w:t>
      </w:r>
      <w:proofErr w:type="spellStart"/>
      <w:r w:rsidRPr="005523A7">
        <w:rPr>
          <w:color w:val="156082" w:themeColor="accent1"/>
          <w:lang w:val="en-US"/>
        </w:rPr>
        <w:t>cor_objetos</w:t>
      </w:r>
      <w:proofErr w:type="spellEnd"/>
      <w:r w:rsidRPr="005523A7">
        <w:rPr>
          <w:color w:val="156082" w:themeColor="accent1"/>
          <w:lang w:val="en-US"/>
        </w:rPr>
        <w:t xml:space="preserve"> magenta</w:t>
      </w:r>
    </w:p>
    <w:p w14:paraId="7A3B5204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set </w:t>
      </w:r>
      <w:proofErr w:type="spellStart"/>
      <w:r w:rsidRPr="005523A7">
        <w:rPr>
          <w:color w:val="156082" w:themeColor="accent1"/>
          <w:lang w:val="en-US"/>
        </w:rPr>
        <w:t>cleaner_max_battery</w:t>
      </w:r>
      <w:proofErr w:type="spellEnd"/>
      <w:r w:rsidRPr="005523A7">
        <w:rPr>
          <w:color w:val="156082" w:themeColor="accent1"/>
          <w:lang w:val="en-US"/>
        </w:rPr>
        <w:t xml:space="preserve"> 100</w:t>
      </w:r>
    </w:p>
    <w:p w14:paraId="50C65951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ask patches [</w:t>
      </w:r>
    </w:p>
    <w:p w14:paraId="645D47A0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cor_chao</w:t>
      </w:r>
      <w:proofErr w:type="spellEnd"/>
    </w:p>
    <w:p w14:paraId="69919EBD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</w:t>
      </w:r>
      <w:r w:rsidRPr="005523A7">
        <w:rPr>
          <w:color w:val="156082" w:themeColor="accent1"/>
        </w:rPr>
        <w:t>]</w:t>
      </w:r>
    </w:p>
    <w:p w14:paraId="12839BCB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set </w:t>
      </w:r>
      <w:proofErr w:type="spellStart"/>
      <w:r w:rsidRPr="005523A7">
        <w:rPr>
          <w:color w:val="156082" w:themeColor="accent1"/>
        </w:rPr>
        <w:t>posto_carregamento</w:t>
      </w:r>
      <w:proofErr w:type="spellEnd"/>
      <w:r w:rsidRPr="005523A7">
        <w:rPr>
          <w:color w:val="156082" w:themeColor="accent1"/>
        </w:rPr>
        <w:t xml:space="preserve"> [-16 -16]</w:t>
      </w:r>
    </w:p>
    <w:p w14:paraId="5DFC7A22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</w:t>
      </w:r>
      <w:proofErr w:type="spellStart"/>
      <w:r w:rsidRPr="005523A7">
        <w:rPr>
          <w:color w:val="156082" w:themeColor="accent1"/>
        </w:rPr>
        <w:t>ask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patch</w:t>
      </w:r>
      <w:proofErr w:type="spellEnd"/>
      <w:r w:rsidRPr="005523A7">
        <w:rPr>
          <w:color w:val="156082" w:themeColor="accent1"/>
        </w:rPr>
        <w:t xml:space="preserve"> item 0 </w:t>
      </w:r>
      <w:proofErr w:type="spellStart"/>
      <w:r w:rsidRPr="005523A7">
        <w:rPr>
          <w:color w:val="156082" w:themeColor="accent1"/>
        </w:rPr>
        <w:t>posto_carregamento</w:t>
      </w:r>
      <w:proofErr w:type="spellEnd"/>
      <w:r w:rsidRPr="005523A7">
        <w:rPr>
          <w:color w:val="156082" w:themeColor="accent1"/>
        </w:rPr>
        <w:t xml:space="preserve"> item 1 </w:t>
      </w:r>
      <w:proofErr w:type="spellStart"/>
      <w:r w:rsidRPr="005523A7">
        <w:rPr>
          <w:color w:val="156082" w:themeColor="accent1"/>
        </w:rPr>
        <w:t>posto_carregamento</w:t>
      </w:r>
      <w:proofErr w:type="spellEnd"/>
      <w:r w:rsidRPr="005523A7">
        <w:rPr>
          <w:color w:val="156082" w:themeColor="accent1"/>
        </w:rPr>
        <w:t xml:space="preserve"> </w:t>
      </w:r>
      <w:proofErr w:type="gramStart"/>
      <w:r w:rsidRPr="005523A7">
        <w:rPr>
          <w:color w:val="156082" w:themeColor="accent1"/>
        </w:rPr>
        <w:t>[;;</w:t>
      </w:r>
      <w:proofErr w:type="gramEnd"/>
      <w:r w:rsidRPr="005523A7">
        <w:rPr>
          <w:color w:val="156082" w:themeColor="accent1"/>
        </w:rPr>
        <w:t xml:space="preserve"> caso mude tamanho do </w:t>
      </w:r>
      <w:proofErr w:type="spellStart"/>
      <w:r w:rsidRPr="005523A7">
        <w:rPr>
          <w:color w:val="156082" w:themeColor="accent1"/>
        </w:rPr>
        <w:t>world</w:t>
      </w:r>
      <w:proofErr w:type="spellEnd"/>
    </w:p>
    <w:p w14:paraId="39E65DD1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set </w:t>
      </w:r>
      <w:proofErr w:type="spellStart"/>
      <w:r w:rsidRPr="005523A7">
        <w:rPr>
          <w:color w:val="156082" w:themeColor="accent1"/>
        </w:rPr>
        <w:t>pcolor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black</w:t>
      </w:r>
      <w:proofErr w:type="spellEnd"/>
    </w:p>
    <w:p w14:paraId="55A9F13E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lastRenderedPageBreak/>
        <w:t xml:space="preserve">  ]</w:t>
      </w:r>
    </w:p>
    <w:p w14:paraId="7398BAF3" w14:textId="77777777" w:rsidR="00EC4E69" w:rsidRPr="005523A7" w:rsidRDefault="00EC4E69" w:rsidP="00EC4E69">
      <w:pPr>
        <w:rPr>
          <w:color w:val="156082" w:themeColor="accent1"/>
        </w:rPr>
      </w:pPr>
    </w:p>
    <w:p w14:paraId="4548FDE7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</w:t>
      </w:r>
      <w:proofErr w:type="gramStart"/>
      <w:r w:rsidRPr="005523A7">
        <w:rPr>
          <w:color w:val="156082" w:themeColor="accent1"/>
        </w:rPr>
        <w:t>;;</w:t>
      </w:r>
      <w:proofErr w:type="gramEnd"/>
      <w:r w:rsidRPr="005523A7">
        <w:rPr>
          <w:color w:val="156082" w:themeColor="accent1"/>
        </w:rPr>
        <w:t xml:space="preserve"> padrões do dicionário do </w:t>
      </w:r>
      <w:proofErr w:type="spellStart"/>
      <w:r w:rsidRPr="005523A7">
        <w:rPr>
          <w:color w:val="156082" w:themeColor="accent1"/>
        </w:rPr>
        <w:t>netlogo</w:t>
      </w:r>
      <w:proofErr w:type="spellEnd"/>
    </w:p>
    <w:p w14:paraId="1C416A0D" w14:textId="77777777" w:rsidR="00EC4E69" w:rsidRPr="00BA361E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</w:t>
      </w:r>
      <w:proofErr w:type="spellStart"/>
      <w:r w:rsidRPr="00BA361E">
        <w:rPr>
          <w:color w:val="156082" w:themeColor="accent1"/>
        </w:rPr>
        <w:t>create-cleaners</w:t>
      </w:r>
      <w:proofErr w:type="spellEnd"/>
      <w:r w:rsidRPr="00BA361E">
        <w:rPr>
          <w:color w:val="156082" w:themeColor="accent1"/>
        </w:rPr>
        <w:t xml:space="preserve"> 1</w:t>
      </w:r>
    </w:p>
    <w:p w14:paraId="148E341D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BA361E">
        <w:rPr>
          <w:color w:val="156082" w:themeColor="accent1"/>
        </w:rPr>
        <w:t xml:space="preserve">  </w:t>
      </w:r>
      <w:r w:rsidRPr="005523A7">
        <w:rPr>
          <w:color w:val="156082" w:themeColor="accent1"/>
          <w:lang w:val="en-US"/>
        </w:rPr>
        <w:t>create-polluters 3</w:t>
      </w:r>
    </w:p>
    <w:p w14:paraId="2E7209A3" w14:textId="77777777" w:rsidR="00EC4E69" w:rsidRPr="005523A7" w:rsidRDefault="00EC4E69" w:rsidP="00EC4E69">
      <w:pPr>
        <w:rPr>
          <w:color w:val="156082" w:themeColor="accent1"/>
          <w:lang w:val="en-US"/>
        </w:rPr>
      </w:pPr>
    </w:p>
    <w:p w14:paraId="67E88888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ask cleaners [</w:t>
      </w:r>
    </w:p>
    <w:p w14:paraId="5ECAACD6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shape "</w:t>
      </w:r>
      <w:proofErr w:type="spellStart"/>
      <w:r w:rsidRPr="005523A7">
        <w:rPr>
          <w:color w:val="156082" w:themeColor="accent1"/>
          <w:lang w:val="en-US"/>
        </w:rPr>
        <w:t>vaccum</w:t>
      </w:r>
      <w:proofErr w:type="spellEnd"/>
      <w:r w:rsidRPr="005523A7">
        <w:rPr>
          <w:color w:val="156082" w:themeColor="accent1"/>
          <w:lang w:val="en-US"/>
        </w:rPr>
        <w:t>"</w:t>
      </w:r>
    </w:p>
    <w:p w14:paraId="20556902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size 2.5</w:t>
      </w:r>
    </w:p>
    <w:p w14:paraId="07AA2E59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</w:t>
      </w:r>
      <w:proofErr w:type="spellStart"/>
      <w:r w:rsidRPr="005523A7">
        <w:rPr>
          <w:color w:val="156082" w:themeColor="accent1"/>
        </w:rPr>
        <w:t>let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canto_inferior_esquerdo</w:t>
      </w:r>
      <w:proofErr w:type="spellEnd"/>
      <w:r w:rsidRPr="005523A7">
        <w:rPr>
          <w:color w:val="156082" w:themeColor="accent1"/>
        </w:rPr>
        <w:t xml:space="preserve"> (</w:t>
      </w:r>
      <w:proofErr w:type="spellStart"/>
      <w:r w:rsidRPr="005523A7">
        <w:rPr>
          <w:color w:val="156082" w:themeColor="accent1"/>
        </w:rPr>
        <w:t>list</w:t>
      </w:r>
      <w:proofErr w:type="spellEnd"/>
      <w:r w:rsidRPr="005523A7">
        <w:rPr>
          <w:color w:val="156082" w:themeColor="accent1"/>
        </w:rPr>
        <w:t xml:space="preserve"> min-</w:t>
      </w:r>
      <w:proofErr w:type="spellStart"/>
      <w:r w:rsidRPr="005523A7">
        <w:rPr>
          <w:color w:val="156082" w:themeColor="accent1"/>
        </w:rPr>
        <w:t>pxcor</w:t>
      </w:r>
      <w:proofErr w:type="spellEnd"/>
      <w:r w:rsidRPr="005523A7">
        <w:rPr>
          <w:color w:val="156082" w:themeColor="accent1"/>
        </w:rPr>
        <w:t xml:space="preserve"> min-</w:t>
      </w:r>
      <w:proofErr w:type="spellStart"/>
      <w:r w:rsidRPr="005523A7">
        <w:rPr>
          <w:color w:val="156082" w:themeColor="accent1"/>
        </w:rPr>
        <w:t>pycor</w:t>
      </w:r>
      <w:proofErr w:type="spellEnd"/>
      <w:proofErr w:type="gramStart"/>
      <w:r w:rsidRPr="005523A7">
        <w:rPr>
          <w:color w:val="156082" w:themeColor="accent1"/>
        </w:rPr>
        <w:t>) ;</w:t>
      </w:r>
      <w:proofErr w:type="gramEnd"/>
      <w:r w:rsidRPr="005523A7">
        <w:rPr>
          <w:color w:val="156082" w:themeColor="accent1"/>
        </w:rPr>
        <w:t xml:space="preserve"> origem do </w:t>
      </w:r>
      <w:proofErr w:type="spellStart"/>
      <w:r w:rsidRPr="005523A7">
        <w:rPr>
          <w:color w:val="156082" w:themeColor="accent1"/>
        </w:rPr>
        <w:t>cleaner</w:t>
      </w:r>
      <w:proofErr w:type="spellEnd"/>
      <w:r w:rsidRPr="005523A7">
        <w:rPr>
          <w:color w:val="156082" w:themeColor="accent1"/>
        </w:rPr>
        <w:t xml:space="preserve"> (posto de carregamento)</w:t>
      </w:r>
    </w:p>
    <w:p w14:paraId="26C0BDC9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</w:t>
      </w:r>
      <w:proofErr w:type="spellStart"/>
      <w:r w:rsidRPr="005523A7">
        <w:rPr>
          <w:color w:val="156082" w:themeColor="accent1"/>
        </w:rPr>
        <w:t>setxy</w:t>
      </w:r>
      <w:proofErr w:type="spellEnd"/>
      <w:r w:rsidRPr="005523A7">
        <w:rPr>
          <w:color w:val="156082" w:themeColor="accent1"/>
        </w:rPr>
        <w:t xml:space="preserve"> (item 0 </w:t>
      </w:r>
      <w:proofErr w:type="spellStart"/>
      <w:r w:rsidRPr="005523A7">
        <w:rPr>
          <w:color w:val="156082" w:themeColor="accent1"/>
        </w:rPr>
        <w:t>canto_inferior_</w:t>
      </w:r>
      <w:proofErr w:type="gramStart"/>
      <w:r w:rsidRPr="005523A7">
        <w:rPr>
          <w:color w:val="156082" w:themeColor="accent1"/>
        </w:rPr>
        <w:t>esquerdo</w:t>
      </w:r>
      <w:proofErr w:type="spellEnd"/>
      <w:r w:rsidRPr="005523A7">
        <w:rPr>
          <w:color w:val="156082" w:themeColor="accent1"/>
        </w:rPr>
        <w:t xml:space="preserve"> )</w:t>
      </w:r>
      <w:proofErr w:type="gramEnd"/>
      <w:r w:rsidRPr="005523A7">
        <w:rPr>
          <w:color w:val="156082" w:themeColor="accent1"/>
        </w:rPr>
        <w:t xml:space="preserve"> (item 1 </w:t>
      </w:r>
      <w:proofErr w:type="spellStart"/>
      <w:r w:rsidRPr="005523A7">
        <w:rPr>
          <w:color w:val="156082" w:themeColor="accent1"/>
        </w:rPr>
        <w:t>canto_inferior_esquerdo</w:t>
      </w:r>
      <w:proofErr w:type="spellEnd"/>
      <w:r w:rsidRPr="005523A7">
        <w:rPr>
          <w:color w:val="156082" w:themeColor="accent1"/>
        </w:rPr>
        <w:t>) ;; criado no canto inferior esquerdo</w:t>
      </w:r>
    </w:p>
    <w:p w14:paraId="4B3D9D5D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</w:rPr>
        <w:t xml:space="preserve">    </w:t>
      </w:r>
      <w:r w:rsidRPr="005523A7">
        <w:rPr>
          <w:color w:val="156082" w:themeColor="accent1"/>
          <w:lang w:val="en-US"/>
        </w:rPr>
        <w:t>set battery 100</w:t>
      </w:r>
    </w:p>
    <w:p w14:paraId="15CACE5B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capacity 0</w:t>
      </w:r>
    </w:p>
    <w:p w14:paraId="205B3D2C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</w:t>
      </w:r>
      <w:proofErr w:type="spellStart"/>
      <w:r w:rsidRPr="005523A7">
        <w:rPr>
          <w:color w:val="156082" w:themeColor="accent1"/>
          <w:lang w:val="en-US"/>
        </w:rPr>
        <w:t>last_cleaning_location</w:t>
      </w:r>
      <w:proofErr w:type="spellEnd"/>
      <w:r w:rsidRPr="005523A7">
        <w:rPr>
          <w:color w:val="156082" w:themeColor="accent1"/>
          <w:lang w:val="en-US"/>
        </w:rPr>
        <w:t xml:space="preserve"> [0 0]</w:t>
      </w:r>
    </w:p>
    <w:p w14:paraId="674678BB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</w:t>
      </w:r>
      <w:proofErr w:type="spellStart"/>
      <w:r w:rsidRPr="005523A7">
        <w:rPr>
          <w:color w:val="156082" w:themeColor="accent1"/>
          <w:lang w:val="en-US"/>
        </w:rPr>
        <w:t>cleaner_stop</w:t>
      </w:r>
      <w:proofErr w:type="spellEnd"/>
      <w:r w:rsidRPr="005523A7">
        <w:rPr>
          <w:color w:val="156082" w:themeColor="accent1"/>
          <w:lang w:val="en-US"/>
        </w:rPr>
        <w:t xml:space="preserve"> 0</w:t>
      </w:r>
    </w:p>
    <w:p w14:paraId="15927D2C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]</w:t>
      </w:r>
    </w:p>
    <w:p w14:paraId="2FD8AF4B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</w:t>
      </w:r>
      <w:proofErr w:type="spellStart"/>
      <w:r w:rsidRPr="005523A7">
        <w:rPr>
          <w:color w:val="156082" w:themeColor="accent1"/>
          <w:lang w:val="en-US"/>
        </w:rPr>
        <w:t>Config_Battery</w:t>
      </w:r>
      <w:proofErr w:type="spellEnd"/>
    </w:p>
    <w:p w14:paraId="26C98D77" w14:textId="77777777" w:rsidR="00EC4E69" w:rsidRPr="005523A7" w:rsidRDefault="00EC4E69" w:rsidP="00EC4E69">
      <w:pPr>
        <w:rPr>
          <w:color w:val="156082" w:themeColor="accent1"/>
          <w:lang w:val="en-US"/>
        </w:rPr>
      </w:pPr>
    </w:p>
    <w:p w14:paraId="1D44D112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ask polluters [</w:t>
      </w:r>
    </w:p>
    <w:p w14:paraId="741553E9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shape "cow"</w:t>
      </w:r>
    </w:p>
    <w:p w14:paraId="71411092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size 2</w:t>
      </w:r>
    </w:p>
    <w:p w14:paraId="6825A5DA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color white</w:t>
      </w:r>
    </w:p>
    <w:p w14:paraId="07587CEE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label-color black</w:t>
      </w:r>
    </w:p>
    <w:p w14:paraId="68BD7D0B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label who</w:t>
      </w:r>
    </w:p>
    <w:p w14:paraId="4872ECE2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</w:t>
      </w:r>
      <w:proofErr w:type="spellStart"/>
      <w:r w:rsidRPr="005523A7">
        <w:rPr>
          <w:color w:val="156082" w:themeColor="accent1"/>
          <w:lang w:val="en-US"/>
        </w:rPr>
        <w:t>setxy</w:t>
      </w:r>
      <w:proofErr w:type="spellEnd"/>
      <w:r w:rsidRPr="005523A7">
        <w:rPr>
          <w:color w:val="156082" w:themeColor="accent1"/>
          <w:lang w:val="en-US"/>
        </w:rPr>
        <w:t xml:space="preserve"> random-</w:t>
      </w:r>
      <w:proofErr w:type="spellStart"/>
      <w:r w:rsidRPr="005523A7">
        <w:rPr>
          <w:color w:val="156082" w:themeColor="accent1"/>
          <w:lang w:val="en-US"/>
        </w:rPr>
        <w:t>pxcor</w:t>
      </w:r>
      <w:proofErr w:type="spellEnd"/>
      <w:r w:rsidRPr="005523A7">
        <w:rPr>
          <w:color w:val="156082" w:themeColor="accent1"/>
          <w:lang w:val="en-US"/>
        </w:rPr>
        <w:t xml:space="preserve"> random-</w:t>
      </w:r>
      <w:proofErr w:type="spellStart"/>
      <w:r w:rsidRPr="005523A7">
        <w:rPr>
          <w:color w:val="156082" w:themeColor="accent1"/>
          <w:lang w:val="en-US"/>
        </w:rPr>
        <w:t>pycor</w:t>
      </w:r>
      <w:proofErr w:type="spellEnd"/>
    </w:p>
    <w:p w14:paraId="7BF6646D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]</w:t>
      </w:r>
    </w:p>
    <w:p w14:paraId="3677B0FE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lastRenderedPageBreak/>
        <w:t xml:space="preserve">  ask polluter 1 </w:t>
      </w:r>
      <w:proofErr w:type="gramStart"/>
      <w:r w:rsidRPr="005523A7">
        <w:rPr>
          <w:color w:val="156082" w:themeColor="accent1"/>
          <w:lang w:val="en-US"/>
        </w:rPr>
        <w:t>[ set</w:t>
      </w:r>
      <w:proofErr w:type="gramEnd"/>
      <w:r w:rsidRPr="005523A7">
        <w:rPr>
          <w:color w:val="156082" w:themeColor="accent1"/>
          <w:lang w:val="en-US"/>
        </w:rPr>
        <w:t xml:space="preserve"> color </w:t>
      </w:r>
      <w:proofErr w:type="gramStart"/>
      <w:r w:rsidRPr="005523A7">
        <w:rPr>
          <w:color w:val="156082" w:themeColor="accent1"/>
          <w:lang w:val="en-US"/>
        </w:rPr>
        <w:t>5 ]</w:t>
      </w:r>
      <w:proofErr w:type="gramEnd"/>
    </w:p>
    <w:p w14:paraId="28CDE2CE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ask polluter 2 </w:t>
      </w:r>
      <w:proofErr w:type="gramStart"/>
      <w:r w:rsidRPr="005523A7">
        <w:rPr>
          <w:color w:val="156082" w:themeColor="accent1"/>
          <w:lang w:val="en-US"/>
        </w:rPr>
        <w:t>[ set</w:t>
      </w:r>
      <w:proofErr w:type="gramEnd"/>
      <w:r w:rsidRPr="005523A7">
        <w:rPr>
          <w:color w:val="156082" w:themeColor="accent1"/>
          <w:lang w:val="en-US"/>
        </w:rPr>
        <w:t xml:space="preserve"> color </w:t>
      </w:r>
      <w:proofErr w:type="gramStart"/>
      <w:r w:rsidRPr="005523A7">
        <w:rPr>
          <w:color w:val="156082" w:themeColor="accent1"/>
          <w:lang w:val="en-US"/>
        </w:rPr>
        <w:t>35 ]</w:t>
      </w:r>
      <w:proofErr w:type="gramEnd"/>
    </w:p>
    <w:p w14:paraId="7D82CD34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ask polluter 3 </w:t>
      </w:r>
      <w:proofErr w:type="gramStart"/>
      <w:r w:rsidRPr="005523A7">
        <w:rPr>
          <w:color w:val="156082" w:themeColor="accent1"/>
          <w:lang w:val="en-US"/>
        </w:rPr>
        <w:t>[ set</w:t>
      </w:r>
      <w:proofErr w:type="gramEnd"/>
      <w:r w:rsidRPr="005523A7">
        <w:rPr>
          <w:color w:val="156082" w:themeColor="accent1"/>
          <w:lang w:val="en-US"/>
        </w:rPr>
        <w:t xml:space="preserve"> color </w:t>
      </w:r>
      <w:proofErr w:type="gramStart"/>
      <w:r w:rsidRPr="005523A7">
        <w:rPr>
          <w:color w:val="156082" w:themeColor="accent1"/>
          <w:lang w:val="en-US"/>
        </w:rPr>
        <w:t>55 ]</w:t>
      </w:r>
      <w:proofErr w:type="gramEnd"/>
    </w:p>
    <w:p w14:paraId="1E0731F6" w14:textId="77777777" w:rsidR="00EC4E69" w:rsidRPr="005523A7" w:rsidRDefault="00EC4E69" w:rsidP="00EC4E69">
      <w:pPr>
        <w:rPr>
          <w:color w:val="156082" w:themeColor="accent1"/>
          <w:lang w:val="en-US"/>
        </w:rPr>
      </w:pPr>
    </w:p>
    <w:p w14:paraId="15147DC4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</w:t>
      </w:r>
      <w:proofErr w:type="gramStart"/>
      <w:r w:rsidRPr="005523A7">
        <w:rPr>
          <w:color w:val="156082" w:themeColor="accent1"/>
          <w:lang w:val="en-US"/>
        </w:rPr>
        <w:t>;;</w:t>
      </w:r>
      <w:proofErr w:type="gram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criacao</w:t>
      </w:r>
      <w:proofErr w:type="spellEnd"/>
      <w:r w:rsidRPr="005523A7">
        <w:rPr>
          <w:color w:val="156082" w:themeColor="accent1"/>
          <w:lang w:val="en-US"/>
        </w:rPr>
        <w:t xml:space="preserve"> de </w:t>
      </w:r>
      <w:proofErr w:type="spellStart"/>
      <w:r w:rsidRPr="005523A7">
        <w:rPr>
          <w:color w:val="156082" w:themeColor="accent1"/>
          <w:lang w:val="en-US"/>
        </w:rPr>
        <w:t>depositos</w:t>
      </w:r>
      <w:proofErr w:type="spellEnd"/>
    </w:p>
    <w:p w14:paraId="4E29820C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</w:t>
      </w:r>
      <w:proofErr w:type="gramStart"/>
      <w:r w:rsidRPr="005523A7">
        <w:rPr>
          <w:color w:val="156082" w:themeColor="accent1"/>
          <w:lang w:val="en-US"/>
        </w:rPr>
        <w:t>let</w:t>
      </w:r>
      <w:proofErr w:type="gram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i</w:t>
      </w:r>
      <w:proofErr w:type="spellEnd"/>
      <w:r w:rsidRPr="005523A7">
        <w:rPr>
          <w:color w:val="156082" w:themeColor="accent1"/>
          <w:lang w:val="en-US"/>
        </w:rPr>
        <w:t xml:space="preserve"> 1</w:t>
      </w:r>
    </w:p>
    <w:p w14:paraId="296EE8E4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set </w:t>
      </w:r>
      <w:proofErr w:type="spellStart"/>
      <w:r w:rsidRPr="005523A7">
        <w:rPr>
          <w:color w:val="156082" w:themeColor="accent1"/>
          <w:lang w:val="en-US"/>
        </w:rPr>
        <w:t>depositos</w:t>
      </w:r>
      <w:proofErr w:type="spellEnd"/>
      <w:r w:rsidRPr="005523A7">
        <w:rPr>
          <w:color w:val="156082" w:themeColor="accent1"/>
          <w:lang w:val="en-US"/>
        </w:rPr>
        <w:t xml:space="preserve"> []</w:t>
      </w:r>
    </w:p>
    <w:p w14:paraId="1EE94733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ask patches [</w:t>
      </w:r>
    </w:p>
    <w:p w14:paraId="765D373B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</w:t>
      </w:r>
      <w:proofErr w:type="spellStart"/>
      <w:r w:rsidRPr="005523A7">
        <w:rPr>
          <w:color w:val="156082" w:themeColor="accent1"/>
          <w:lang w:val="en-US"/>
        </w:rPr>
        <w:t>i</w:t>
      </w:r>
      <w:proofErr w:type="spellEnd"/>
      <w:r w:rsidRPr="005523A7">
        <w:rPr>
          <w:color w:val="156082" w:themeColor="accent1"/>
          <w:lang w:val="en-US"/>
        </w:rPr>
        <w:t xml:space="preserve"> count patches with [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= blue]</w:t>
      </w:r>
    </w:p>
    <w:p w14:paraId="711CCC1D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</w:t>
      </w:r>
      <w:proofErr w:type="spellStart"/>
      <w:r w:rsidRPr="005523A7">
        <w:rPr>
          <w:color w:val="156082" w:themeColor="accent1"/>
        </w:rPr>
        <w:t>if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pcolor</w:t>
      </w:r>
      <w:proofErr w:type="spellEnd"/>
      <w:r w:rsidRPr="005523A7">
        <w:rPr>
          <w:color w:val="156082" w:themeColor="accent1"/>
        </w:rPr>
        <w:t xml:space="preserve"> = </w:t>
      </w:r>
      <w:proofErr w:type="spellStart"/>
      <w:r w:rsidRPr="005523A7">
        <w:rPr>
          <w:color w:val="156082" w:themeColor="accent1"/>
        </w:rPr>
        <w:t>cor_chao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and</w:t>
      </w:r>
      <w:proofErr w:type="spellEnd"/>
      <w:r w:rsidRPr="005523A7">
        <w:rPr>
          <w:color w:val="156082" w:themeColor="accent1"/>
        </w:rPr>
        <w:t xml:space="preserve"> i &lt; </w:t>
      </w:r>
      <w:proofErr w:type="spellStart"/>
      <w:r w:rsidRPr="005523A7">
        <w:rPr>
          <w:color w:val="156082" w:themeColor="accent1"/>
        </w:rPr>
        <w:t>num_depositos</w:t>
      </w:r>
      <w:proofErr w:type="spellEnd"/>
      <w:r w:rsidRPr="005523A7">
        <w:rPr>
          <w:color w:val="156082" w:themeColor="accent1"/>
        </w:rPr>
        <w:t xml:space="preserve"> </w:t>
      </w:r>
      <w:proofErr w:type="gramStart"/>
      <w:r w:rsidRPr="005523A7">
        <w:rPr>
          <w:color w:val="156082" w:themeColor="accent1"/>
        </w:rPr>
        <w:t>[;;</w:t>
      </w:r>
      <w:proofErr w:type="gramEnd"/>
      <w:r w:rsidRPr="005523A7">
        <w:rPr>
          <w:color w:val="156082" w:themeColor="accent1"/>
        </w:rPr>
        <w:t xml:space="preserve"> evitar </w:t>
      </w:r>
      <w:proofErr w:type="spellStart"/>
      <w:r w:rsidRPr="005523A7">
        <w:rPr>
          <w:color w:val="156082" w:themeColor="accent1"/>
        </w:rPr>
        <w:t>depositos</w:t>
      </w:r>
      <w:proofErr w:type="spellEnd"/>
      <w:r w:rsidRPr="005523A7">
        <w:rPr>
          <w:color w:val="156082" w:themeColor="accent1"/>
        </w:rPr>
        <w:t xml:space="preserve"> juntos (fica confuso)</w:t>
      </w:r>
    </w:p>
    <w:p w14:paraId="78CF7423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</w:rPr>
        <w:t xml:space="preserve">      </w:t>
      </w:r>
      <w:r w:rsidRPr="005523A7">
        <w:rPr>
          <w:color w:val="156082" w:themeColor="accent1"/>
          <w:lang w:val="en-US"/>
        </w:rPr>
        <w:t>if all? neighbors4 [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= </w:t>
      </w:r>
      <w:proofErr w:type="spellStart"/>
      <w:r w:rsidRPr="005523A7">
        <w:rPr>
          <w:color w:val="156082" w:themeColor="accent1"/>
          <w:lang w:val="en-US"/>
        </w:rPr>
        <w:t>cor_chao</w:t>
      </w:r>
      <w:proofErr w:type="spellEnd"/>
      <w:r w:rsidRPr="005523A7">
        <w:rPr>
          <w:color w:val="156082" w:themeColor="accent1"/>
          <w:lang w:val="en-US"/>
        </w:rPr>
        <w:t>] [</w:t>
      </w:r>
    </w:p>
    <w:p w14:paraId="49A74971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set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blue</w:t>
      </w:r>
    </w:p>
    <w:p w14:paraId="31B94F17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sprout-containers 1</w:t>
      </w:r>
    </w:p>
    <w:p w14:paraId="2D1BF36F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    </w:t>
      </w:r>
      <w:r w:rsidRPr="005523A7">
        <w:rPr>
          <w:color w:val="156082" w:themeColor="accent1"/>
        </w:rPr>
        <w:t xml:space="preserve">set </w:t>
      </w:r>
      <w:proofErr w:type="spellStart"/>
      <w:r w:rsidRPr="005523A7">
        <w:rPr>
          <w:color w:val="156082" w:themeColor="accent1"/>
        </w:rPr>
        <w:t>depositos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fput</w:t>
      </w:r>
      <w:proofErr w:type="spellEnd"/>
      <w:r w:rsidRPr="005523A7">
        <w:rPr>
          <w:color w:val="156082" w:themeColor="accent1"/>
        </w:rPr>
        <w:t xml:space="preserve"> (</w:t>
      </w:r>
      <w:proofErr w:type="spellStart"/>
      <w:r w:rsidRPr="005523A7">
        <w:rPr>
          <w:color w:val="156082" w:themeColor="accent1"/>
        </w:rPr>
        <w:t>list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pxcor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pycor</w:t>
      </w:r>
      <w:proofErr w:type="spellEnd"/>
      <w:r w:rsidRPr="005523A7">
        <w:rPr>
          <w:color w:val="156082" w:themeColor="accent1"/>
        </w:rPr>
        <w:t xml:space="preserve">) </w:t>
      </w:r>
      <w:proofErr w:type="spellStart"/>
      <w:r w:rsidRPr="005523A7">
        <w:rPr>
          <w:color w:val="156082" w:themeColor="accent1"/>
        </w:rPr>
        <w:t>depositos</w:t>
      </w:r>
      <w:proofErr w:type="spellEnd"/>
    </w:p>
    <w:p w14:paraId="2456A724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</w:rPr>
        <w:t xml:space="preserve">      </w:t>
      </w:r>
      <w:r w:rsidRPr="005523A7">
        <w:rPr>
          <w:color w:val="156082" w:themeColor="accent1"/>
          <w:lang w:val="en-US"/>
        </w:rPr>
        <w:t>]</w:t>
      </w:r>
    </w:p>
    <w:p w14:paraId="2B56E44D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]</w:t>
      </w:r>
    </w:p>
    <w:p w14:paraId="3F8117BE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]</w:t>
      </w:r>
    </w:p>
    <w:p w14:paraId="5678AF96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ask containers [</w:t>
      </w:r>
    </w:p>
    <w:p w14:paraId="6EF4E5FB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shape "garbage can"</w:t>
      </w:r>
    </w:p>
    <w:p w14:paraId="4427BBE1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size 2</w:t>
      </w:r>
    </w:p>
    <w:p w14:paraId="435F7D95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color grey</w:t>
      </w:r>
    </w:p>
    <w:p w14:paraId="4161849C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]</w:t>
      </w:r>
    </w:p>
    <w:p w14:paraId="55293973" w14:textId="77777777" w:rsidR="00EC4E69" w:rsidRPr="005523A7" w:rsidRDefault="00EC4E69" w:rsidP="00EC4E69">
      <w:pPr>
        <w:rPr>
          <w:color w:val="156082" w:themeColor="accent1"/>
          <w:lang w:val="en-US"/>
        </w:rPr>
      </w:pPr>
    </w:p>
    <w:p w14:paraId="298DD662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</w:t>
      </w:r>
      <w:proofErr w:type="gramStart"/>
      <w:r w:rsidRPr="005523A7">
        <w:rPr>
          <w:color w:val="156082" w:themeColor="accent1"/>
        </w:rPr>
        <w:t>;;</w:t>
      </w:r>
      <w:proofErr w:type="gram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criacao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obstaculos</w:t>
      </w:r>
      <w:proofErr w:type="spellEnd"/>
    </w:p>
    <w:p w14:paraId="41662CC4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set i 0</w:t>
      </w:r>
    </w:p>
    <w:p w14:paraId="07D039C4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set </w:t>
      </w:r>
      <w:proofErr w:type="spellStart"/>
      <w:r w:rsidRPr="005523A7">
        <w:rPr>
          <w:color w:val="156082" w:themeColor="accent1"/>
        </w:rPr>
        <w:t>lista_objetos</w:t>
      </w:r>
      <w:proofErr w:type="spellEnd"/>
      <w:r w:rsidRPr="005523A7">
        <w:rPr>
          <w:color w:val="156082" w:themeColor="accent1"/>
        </w:rPr>
        <w:t xml:space="preserve"> []</w:t>
      </w:r>
    </w:p>
    <w:p w14:paraId="5A44D085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</w:rPr>
        <w:t xml:space="preserve">  </w:t>
      </w:r>
      <w:r w:rsidRPr="005523A7">
        <w:rPr>
          <w:color w:val="156082" w:themeColor="accent1"/>
          <w:lang w:val="en-US"/>
        </w:rPr>
        <w:t>ask patches [</w:t>
      </w:r>
    </w:p>
    <w:p w14:paraId="1D0060A0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lastRenderedPageBreak/>
        <w:t xml:space="preserve">    set </w:t>
      </w:r>
      <w:proofErr w:type="spellStart"/>
      <w:r w:rsidRPr="005523A7">
        <w:rPr>
          <w:color w:val="156082" w:themeColor="accent1"/>
          <w:lang w:val="en-US"/>
        </w:rPr>
        <w:t>i</w:t>
      </w:r>
      <w:proofErr w:type="spellEnd"/>
      <w:r w:rsidRPr="005523A7">
        <w:rPr>
          <w:color w:val="156082" w:themeColor="accent1"/>
          <w:lang w:val="en-US"/>
        </w:rPr>
        <w:t xml:space="preserve"> count patches with [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= </w:t>
      </w:r>
      <w:proofErr w:type="spellStart"/>
      <w:r w:rsidRPr="005523A7">
        <w:rPr>
          <w:color w:val="156082" w:themeColor="accent1"/>
          <w:lang w:val="en-US"/>
        </w:rPr>
        <w:t>cor_objetos</w:t>
      </w:r>
      <w:proofErr w:type="spellEnd"/>
      <w:r w:rsidRPr="005523A7">
        <w:rPr>
          <w:color w:val="156082" w:themeColor="accent1"/>
          <w:lang w:val="en-US"/>
        </w:rPr>
        <w:t>]</w:t>
      </w:r>
    </w:p>
    <w:p w14:paraId="32879997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if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= </w:t>
      </w:r>
      <w:proofErr w:type="spellStart"/>
      <w:r w:rsidRPr="005523A7">
        <w:rPr>
          <w:color w:val="156082" w:themeColor="accent1"/>
          <w:lang w:val="en-US"/>
        </w:rPr>
        <w:t>cor_chao</w:t>
      </w:r>
      <w:proofErr w:type="spellEnd"/>
      <w:r w:rsidRPr="005523A7">
        <w:rPr>
          <w:color w:val="156082" w:themeColor="accent1"/>
          <w:lang w:val="en-US"/>
        </w:rPr>
        <w:t xml:space="preserve"> and </w:t>
      </w:r>
      <w:proofErr w:type="spellStart"/>
      <w:r w:rsidRPr="005523A7">
        <w:rPr>
          <w:color w:val="156082" w:themeColor="accent1"/>
          <w:lang w:val="en-US"/>
        </w:rPr>
        <w:t>i</w:t>
      </w:r>
      <w:proofErr w:type="spellEnd"/>
      <w:r w:rsidRPr="005523A7">
        <w:rPr>
          <w:color w:val="156082" w:themeColor="accent1"/>
          <w:lang w:val="en-US"/>
        </w:rPr>
        <w:t xml:space="preserve"> &lt; </w:t>
      </w:r>
      <w:proofErr w:type="spellStart"/>
      <w:r w:rsidRPr="005523A7">
        <w:rPr>
          <w:color w:val="156082" w:themeColor="accent1"/>
          <w:lang w:val="en-US"/>
        </w:rPr>
        <w:t>num_obstaculos</w:t>
      </w:r>
      <w:proofErr w:type="spellEnd"/>
      <w:r w:rsidRPr="005523A7">
        <w:rPr>
          <w:color w:val="156082" w:themeColor="accent1"/>
          <w:lang w:val="en-US"/>
        </w:rPr>
        <w:t xml:space="preserve"> * 4 and </w:t>
      </w:r>
      <w:proofErr w:type="spellStart"/>
      <w:r w:rsidRPr="005523A7">
        <w:rPr>
          <w:color w:val="156082" w:themeColor="accent1"/>
          <w:lang w:val="en-US"/>
        </w:rPr>
        <w:t>pxcor</w:t>
      </w:r>
      <w:proofErr w:type="spellEnd"/>
      <w:r w:rsidRPr="005523A7">
        <w:rPr>
          <w:color w:val="156082" w:themeColor="accent1"/>
          <w:lang w:val="en-US"/>
        </w:rPr>
        <w:t xml:space="preserve"> &lt; 16 and </w:t>
      </w:r>
      <w:proofErr w:type="spellStart"/>
      <w:r w:rsidRPr="005523A7">
        <w:rPr>
          <w:color w:val="156082" w:themeColor="accent1"/>
          <w:lang w:val="en-US"/>
        </w:rPr>
        <w:t>pycor</w:t>
      </w:r>
      <w:proofErr w:type="spellEnd"/>
      <w:r w:rsidRPr="005523A7">
        <w:rPr>
          <w:color w:val="156082" w:themeColor="accent1"/>
          <w:lang w:val="en-US"/>
        </w:rPr>
        <w:t xml:space="preserve"> &gt; -16 [</w:t>
      </w:r>
    </w:p>
    <w:p w14:paraId="171C09EE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let object1 (list (list </w:t>
      </w:r>
      <w:proofErr w:type="spellStart"/>
      <w:r w:rsidRPr="005523A7">
        <w:rPr>
          <w:color w:val="156082" w:themeColor="accent1"/>
          <w:lang w:val="en-US"/>
        </w:rPr>
        <w:t>pxcor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pycor</w:t>
      </w:r>
      <w:proofErr w:type="spellEnd"/>
      <w:r w:rsidRPr="005523A7">
        <w:rPr>
          <w:color w:val="156082" w:themeColor="accent1"/>
          <w:lang w:val="en-US"/>
        </w:rPr>
        <w:t>) (list (</w:t>
      </w:r>
      <w:proofErr w:type="spellStart"/>
      <w:r w:rsidRPr="005523A7">
        <w:rPr>
          <w:color w:val="156082" w:themeColor="accent1"/>
          <w:lang w:val="en-US"/>
        </w:rPr>
        <w:t>pxcor</w:t>
      </w:r>
      <w:proofErr w:type="spellEnd"/>
      <w:r w:rsidRPr="005523A7">
        <w:rPr>
          <w:color w:val="156082" w:themeColor="accent1"/>
          <w:lang w:val="en-US"/>
        </w:rPr>
        <w:t xml:space="preserve"> + 1) </w:t>
      </w:r>
      <w:proofErr w:type="spellStart"/>
      <w:r w:rsidRPr="005523A7">
        <w:rPr>
          <w:color w:val="156082" w:themeColor="accent1"/>
          <w:lang w:val="en-US"/>
        </w:rPr>
        <w:t>pycor</w:t>
      </w:r>
      <w:proofErr w:type="spellEnd"/>
      <w:r w:rsidRPr="005523A7">
        <w:rPr>
          <w:color w:val="156082" w:themeColor="accent1"/>
          <w:lang w:val="en-US"/>
        </w:rPr>
        <w:t xml:space="preserve">) (list </w:t>
      </w:r>
      <w:proofErr w:type="spellStart"/>
      <w:r w:rsidRPr="005523A7">
        <w:rPr>
          <w:color w:val="156082" w:themeColor="accent1"/>
          <w:lang w:val="en-US"/>
        </w:rPr>
        <w:t>pxcor</w:t>
      </w:r>
      <w:proofErr w:type="spellEnd"/>
      <w:r w:rsidRPr="005523A7">
        <w:rPr>
          <w:color w:val="156082" w:themeColor="accent1"/>
          <w:lang w:val="en-US"/>
        </w:rPr>
        <w:t xml:space="preserve"> (</w:t>
      </w:r>
      <w:proofErr w:type="spellStart"/>
      <w:r w:rsidRPr="005523A7">
        <w:rPr>
          <w:color w:val="156082" w:themeColor="accent1"/>
          <w:lang w:val="en-US"/>
        </w:rPr>
        <w:t>pycor</w:t>
      </w:r>
      <w:proofErr w:type="spellEnd"/>
      <w:r w:rsidRPr="005523A7">
        <w:rPr>
          <w:color w:val="156082" w:themeColor="accent1"/>
          <w:lang w:val="en-US"/>
        </w:rPr>
        <w:t xml:space="preserve"> - 1)) (list (</w:t>
      </w:r>
      <w:proofErr w:type="spellStart"/>
      <w:r w:rsidRPr="005523A7">
        <w:rPr>
          <w:color w:val="156082" w:themeColor="accent1"/>
          <w:lang w:val="en-US"/>
        </w:rPr>
        <w:t>pxcor</w:t>
      </w:r>
      <w:proofErr w:type="spellEnd"/>
      <w:r w:rsidRPr="005523A7">
        <w:rPr>
          <w:color w:val="156082" w:themeColor="accent1"/>
          <w:lang w:val="en-US"/>
        </w:rPr>
        <w:t xml:space="preserve"> + 1) (</w:t>
      </w:r>
      <w:proofErr w:type="spellStart"/>
      <w:r w:rsidRPr="005523A7">
        <w:rPr>
          <w:color w:val="156082" w:themeColor="accent1"/>
          <w:lang w:val="en-US"/>
        </w:rPr>
        <w:t>pycor</w:t>
      </w:r>
      <w:proofErr w:type="spellEnd"/>
      <w:r w:rsidRPr="005523A7">
        <w:rPr>
          <w:color w:val="156082" w:themeColor="accent1"/>
          <w:lang w:val="en-US"/>
        </w:rPr>
        <w:t xml:space="preserve"> - 1)))</w:t>
      </w:r>
    </w:p>
    <w:p w14:paraId="29B59B4C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</w:t>
      </w:r>
      <w:proofErr w:type="gramStart"/>
      <w:r w:rsidRPr="005523A7">
        <w:rPr>
          <w:color w:val="156082" w:themeColor="accent1"/>
          <w:lang w:val="en-US"/>
        </w:rPr>
        <w:t>let</w:t>
      </w:r>
      <w:proofErr w:type="gram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pode_gerar</w:t>
      </w:r>
      <w:proofErr w:type="spellEnd"/>
      <w:r w:rsidRPr="005523A7">
        <w:rPr>
          <w:color w:val="156082" w:themeColor="accent1"/>
          <w:lang w:val="en-US"/>
        </w:rPr>
        <w:t xml:space="preserve"> true</w:t>
      </w:r>
    </w:p>
    <w:p w14:paraId="3713700D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foreach object1 [coord -&gt;</w:t>
      </w:r>
    </w:p>
    <w:p w14:paraId="7FBE7A76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</w:t>
      </w:r>
      <w:proofErr w:type="gramStart"/>
      <w:r w:rsidRPr="005523A7">
        <w:rPr>
          <w:color w:val="156082" w:themeColor="accent1"/>
          <w:lang w:val="en-US"/>
        </w:rPr>
        <w:t>let</w:t>
      </w:r>
      <w:proofErr w:type="gramEnd"/>
      <w:r w:rsidRPr="005523A7">
        <w:rPr>
          <w:color w:val="156082" w:themeColor="accent1"/>
          <w:lang w:val="en-US"/>
        </w:rPr>
        <w:t xml:space="preserve"> x item 0 coord</w:t>
      </w:r>
    </w:p>
    <w:p w14:paraId="496CF59B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</w:t>
      </w:r>
      <w:proofErr w:type="gramStart"/>
      <w:r w:rsidRPr="005523A7">
        <w:rPr>
          <w:color w:val="156082" w:themeColor="accent1"/>
          <w:lang w:val="en-US"/>
        </w:rPr>
        <w:t>let</w:t>
      </w:r>
      <w:proofErr w:type="gramEnd"/>
      <w:r w:rsidRPr="005523A7">
        <w:rPr>
          <w:color w:val="156082" w:themeColor="accent1"/>
          <w:lang w:val="en-US"/>
        </w:rPr>
        <w:t xml:space="preserve"> y item 1 coord</w:t>
      </w:r>
    </w:p>
    <w:p w14:paraId="74171525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if [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] of patch x </w:t>
      </w:r>
      <w:proofErr w:type="gramStart"/>
      <w:r w:rsidRPr="005523A7">
        <w:rPr>
          <w:color w:val="156082" w:themeColor="accent1"/>
          <w:lang w:val="en-US"/>
        </w:rPr>
        <w:t>y !</w:t>
      </w:r>
      <w:proofErr w:type="gramEnd"/>
      <w:r w:rsidRPr="005523A7">
        <w:rPr>
          <w:color w:val="156082" w:themeColor="accent1"/>
          <w:lang w:val="en-US"/>
        </w:rPr>
        <w:t xml:space="preserve">= </w:t>
      </w:r>
      <w:proofErr w:type="spellStart"/>
      <w:r w:rsidRPr="005523A7">
        <w:rPr>
          <w:color w:val="156082" w:themeColor="accent1"/>
          <w:lang w:val="en-US"/>
        </w:rPr>
        <w:t>cor_chao</w:t>
      </w:r>
      <w:proofErr w:type="spellEnd"/>
      <w:r w:rsidRPr="005523A7">
        <w:rPr>
          <w:color w:val="156082" w:themeColor="accent1"/>
          <w:lang w:val="en-US"/>
        </w:rPr>
        <w:t xml:space="preserve"> [</w:t>
      </w:r>
    </w:p>
    <w:p w14:paraId="3493247A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      </w:t>
      </w:r>
      <w:r w:rsidRPr="005523A7">
        <w:rPr>
          <w:color w:val="156082" w:themeColor="accent1"/>
        </w:rPr>
        <w:t xml:space="preserve">set </w:t>
      </w:r>
      <w:proofErr w:type="spellStart"/>
      <w:r w:rsidRPr="005523A7">
        <w:rPr>
          <w:color w:val="156082" w:themeColor="accent1"/>
        </w:rPr>
        <w:t>pode_gerar</w:t>
      </w:r>
      <w:proofErr w:type="spellEnd"/>
      <w:r w:rsidRPr="005523A7">
        <w:rPr>
          <w:color w:val="156082" w:themeColor="accent1"/>
        </w:rPr>
        <w:t xml:space="preserve"> false</w:t>
      </w:r>
    </w:p>
    <w:p w14:paraId="0BEB35DD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]</w:t>
      </w:r>
    </w:p>
    <w:p w14:paraId="597E1515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]</w:t>
      </w:r>
    </w:p>
    <w:p w14:paraId="54FBB080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</w:t>
      </w:r>
      <w:proofErr w:type="spellStart"/>
      <w:r w:rsidRPr="005523A7">
        <w:rPr>
          <w:color w:val="156082" w:themeColor="accent1"/>
        </w:rPr>
        <w:t>if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pode_gerar</w:t>
      </w:r>
      <w:proofErr w:type="spellEnd"/>
      <w:r w:rsidRPr="005523A7">
        <w:rPr>
          <w:color w:val="156082" w:themeColor="accent1"/>
        </w:rPr>
        <w:t xml:space="preserve"> [</w:t>
      </w:r>
    </w:p>
    <w:p w14:paraId="56AF1197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</w:rPr>
        <w:t xml:space="preserve">        </w:t>
      </w:r>
      <w:r w:rsidRPr="005523A7">
        <w:rPr>
          <w:color w:val="156082" w:themeColor="accent1"/>
          <w:lang w:val="en-US"/>
        </w:rPr>
        <w:t>foreach object1 [coord -&gt;</w:t>
      </w:r>
    </w:p>
    <w:p w14:paraId="1542A7B3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</w:t>
      </w:r>
      <w:proofErr w:type="gramStart"/>
      <w:r w:rsidRPr="005523A7">
        <w:rPr>
          <w:color w:val="156082" w:themeColor="accent1"/>
          <w:lang w:val="en-US"/>
        </w:rPr>
        <w:t>let</w:t>
      </w:r>
      <w:proofErr w:type="gramEnd"/>
      <w:r w:rsidRPr="005523A7">
        <w:rPr>
          <w:color w:val="156082" w:themeColor="accent1"/>
          <w:lang w:val="en-US"/>
        </w:rPr>
        <w:t xml:space="preserve"> x first coord</w:t>
      </w:r>
    </w:p>
    <w:p w14:paraId="39282956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</w:t>
      </w:r>
      <w:proofErr w:type="gramStart"/>
      <w:r w:rsidRPr="005523A7">
        <w:rPr>
          <w:color w:val="156082" w:themeColor="accent1"/>
          <w:lang w:val="en-US"/>
        </w:rPr>
        <w:t>let</w:t>
      </w:r>
      <w:proofErr w:type="gram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y</w:t>
      </w:r>
      <w:proofErr w:type="spellEnd"/>
      <w:r w:rsidRPr="005523A7">
        <w:rPr>
          <w:color w:val="156082" w:themeColor="accent1"/>
          <w:lang w:val="en-US"/>
        </w:rPr>
        <w:t xml:space="preserve"> last coord</w:t>
      </w:r>
    </w:p>
    <w:p w14:paraId="54C6A1A1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ask patch x y [</w:t>
      </w:r>
    </w:p>
    <w:p w14:paraId="63339213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set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cor_</w:t>
      </w:r>
      <w:proofErr w:type="gramStart"/>
      <w:r w:rsidRPr="005523A7">
        <w:rPr>
          <w:color w:val="156082" w:themeColor="accent1"/>
          <w:lang w:val="en-US"/>
        </w:rPr>
        <w:t>objetos</w:t>
      </w:r>
      <w:proofErr w:type="spellEnd"/>
      <w:r w:rsidRPr="005523A7">
        <w:rPr>
          <w:color w:val="156082" w:themeColor="accent1"/>
          <w:lang w:val="en-US"/>
        </w:rPr>
        <w:t xml:space="preserve"> ;</w:t>
      </w:r>
      <w:proofErr w:type="gramEnd"/>
      <w:r w:rsidRPr="005523A7">
        <w:rPr>
          <w:color w:val="156082" w:themeColor="accent1"/>
          <w:lang w:val="en-US"/>
        </w:rPr>
        <w:t xml:space="preserve">; Replace </w:t>
      </w:r>
      <w:proofErr w:type="spellStart"/>
      <w:r w:rsidRPr="005523A7">
        <w:rPr>
          <w:color w:val="156082" w:themeColor="accent1"/>
          <w:lang w:val="en-US"/>
        </w:rPr>
        <w:t>cor_objetos</w:t>
      </w:r>
      <w:proofErr w:type="spellEnd"/>
      <w:r w:rsidRPr="005523A7">
        <w:rPr>
          <w:color w:val="156082" w:themeColor="accent1"/>
          <w:lang w:val="en-US"/>
        </w:rPr>
        <w:t xml:space="preserve"> with the desired color</w:t>
      </w:r>
    </w:p>
    <w:p w14:paraId="4C77D505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      </w:t>
      </w:r>
      <w:r w:rsidRPr="005523A7">
        <w:rPr>
          <w:color w:val="156082" w:themeColor="accent1"/>
        </w:rPr>
        <w:t>]</w:t>
      </w:r>
    </w:p>
    <w:p w14:paraId="2C33ECCC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]</w:t>
      </w:r>
    </w:p>
    <w:p w14:paraId="5F1008A0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set </w:t>
      </w:r>
      <w:proofErr w:type="spellStart"/>
      <w:r w:rsidRPr="005523A7">
        <w:rPr>
          <w:color w:val="156082" w:themeColor="accent1"/>
        </w:rPr>
        <w:t>lista_objetos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fput</w:t>
      </w:r>
      <w:proofErr w:type="spellEnd"/>
      <w:r w:rsidRPr="005523A7">
        <w:rPr>
          <w:color w:val="156082" w:themeColor="accent1"/>
        </w:rPr>
        <w:t xml:space="preserve"> object1 </w:t>
      </w:r>
      <w:proofErr w:type="spellStart"/>
      <w:r w:rsidRPr="005523A7">
        <w:rPr>
          <w:color w:val="156082" w:themeColor="accent1"/>
        </w:rPr>
        <w:t>lista_objetos</w:t>
      </w:r>
      <w:proofErr w:type="spellEnd"/>
    </w:p>
    <w:p w14:paraId="0527DD03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]</w:t>
      </w:r>
    </w:p>
    <w:p w14:paraId="65566B5E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]</w:t>
      </w:r>
    </w:p>
    <w:p w14:paraId="3F61E697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]</w:t>
      </w:r>
    </w:p>
    <w:p w14:paraId="29D808D9" w14:textId="77777777" w:rsidR="00EC4E69" w:rsidRPr="005523A7" w:rsidRDefault="00EC4E69" w:rsidP="00EC4E69">
      <w:pPr>
        <w:rPr>
          <w:color w:val="156082" w:themeColor="accent1"/>
        </w:rPr>
      </w:pPr>
      <w:proofErr w:type="spellStart"/>
      <w:r w:rsidRPr="005523A7">
        <w:rPr>
          <w:color w:val="156082" w:themeColor="accent1"/>
        </w:rPr>
        <w:t>end</w:t>
      </w:r>
      <w:proofErr w:type="spellEnd"/>
    </w:p>
    <w:p w14:paraId="5FD82613" w14:textId="77777777" w:rsidR="00EC4E69" w:rsidRPr="005523A7" w:rsidRDefault="00EC4E69" w:rsidP="00EC4E69">
      <w:pPr>
        <w:rPr>
          <w:color w:val="156082" w:themeColor="accent1"/>
        </w:rPr>
      </w:pPr>
    </w:p>
    <w:p w14:paraId="02399E6B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; </w:t>
      </w:r>
      <w:proofErr w:type="spellStart"/>
      <w:r w:rsidRPr="005523A7">
        <w:rPr>
          <w:color w:val="156082" w:themeColor="accent1"/>
        </w:rPr>
        <w:t>go_once</w:t>
      </w:r>
      <w:proofErr w:type="spellEnd"/>
      <w:r w:rsidRPr="005523A7">
        <w:rPr>
          <w:color w:val="156082" w:themeColor="accent1"/>
        </w:rPr>
        <w:t xml:space="preserve">, cujo programa permita: que os agentes circulem no mundo de forma aleatória (um só </w:t>
      </w:r>
      <w:proofErr w:type="spellStart"/>
      <w:r w:rsidRPr="005523A7">
        <w:rPr>
          <w:color w:val="156082" w:themeColor="accent1"/>
        </w:rPr>
        <w:t>tick</w:t>
      </w:r>
      <w:proofErr w:type="spellEnd"/>
      <w:r w:rsidRPr="005523A7">
        <w:rPr>
          <w:color w:val="156082" w:themeColor="accent1"/>
        </w:rPr>
        <w:t>);</w:t>
      </w:r>
    </w:p>
    <w:p w14:paraId="777F177B" w14:textId="77777777" w:rsidR="00EC4E69" w:rsidRPr="00BA361E" w:rsidRDefault="00EC4E69" w:rsidP="00EC4E69">
      <w:pPr>
        <w:rPr>
          <w:color w:val="156082" w:themeColor="accent1"/>
          <w:lang w:val="en-US"/>
        </w:rPr>
      </w:pPr>
      <w:r w:rsidRPr="00BA361E">
        <w:rPr>
          <w:color w:val="156082" w:themeColor="accent1"/>
          <w:lang w:val="en-US"/>
        </w:rPr>
        <w:lastRenderedPageBreak/>
        <w:t xml:space="preserve">to </w:t>
      </w:r>
      <w:proofErr w:type="spellStart"/>
      <w:r w:rsidRPr="00BA361E">
        <w:rPr>
          <w:color w:val="156082" w:themeColor="accent1"/>
          <w:lang w:val="en-US"/>
        </w:rPr>
        <w:t>go_once</w:t>
      </w:r>
      <w:proofErr w:type="spellEnd"/>
    </w:p>
    <w:p w14:paraId="61B4B4C2" w14:textId="77777777" w:rsidR="00EC4E69" w:rsidRPr="00BA361E" w:rsidRDefault="00EC4E69" w:rsidP="00EC4E69">
      <w:pPr>
        <w:rPr>
          <w:color w:val="156082" w:themeColor="accent1"/>
          <w:lang w:val="en-US"/>
        </w:rPr>
      </w:pPr>
      <w:r w:rsidRPr="00BA361E">
        <w:rPr>
          <w:color w:val="156082" w:themeColor="accent1"/>
          <w:lang w:val="en-US"/>
        </w:rPr>
        <w:t xml:space="preserve">  </w:t>
      </w:r>
      <w:proofErr w:type="gramStart"/>
      <w:r w:rsidRPr="00BA361E">
        <w:rPr>
          <w:color w:val="156082" w:themeColor="accent1"/>
          <w:lang w:val="en-US"/>
        </w:rPr>
        <w:t>;;</w:t>
      </w:r>
      <w:proofErr w:type="gramEnd"/>
      <w:r w:rsidRPr="00BA361E">
        <w:rPr>
          <w:color w:val="156082" w:themeColor="accent1"/>
          <w:lang w:val="en-US"/>
        </w:rPr>
        <w:t xml:space="preserve"> </w:t>
      </w:r>
      <w:proofErr w:type="spellStart"/>
      <w:r w:rsidRPr="00BA361E">
        <w:rPr>
          <w:color w:val="156082" w:themeColor="accent1"/>
          <w:lang w:val="en-US"/>
        </w:rPr>
        <w:t>atualizar</w:t>
      </w:r>
      <w:proofErr w:type="spellEnd"/>
      <w:r w:rsidRPr="00BA361E">
        <w:rPr>
          <w:color w:val="156082" w:themeColor="accent1"/>
          <w:lang w:val="en-US"/>
        </w:rPr>
        <w:t xml:space="preserve"> </w:t>
      </w:r>
      <w:proofErr w:type="spellStart"/>
      <w:r w:rsidRPr="00BA361E">
        <w:rPr>
          <w:color w:val="156082" w:themeColor="accent1"/>
          <w:lang w:val="en-US"/>
        </w:rPr>
        <w:t>probabilidades</w:t>
      </w:r>
      <w:proofErr w:type="spellEnd"/>
      <w:r w:rsidRPr="00BA361E">
        <w:rPr>
          <w:color w:val="156082" w:themeColor="accent1"/>
          <w:lang w:val="en-US"/>
        </w:rPr>
        <w:t xml:space="preserve"> dos </w:t>
      </w:r>
      <w:proofErr w:type="gramStart"/>
      <w:r w:rsidRPr="00BA361E">
        <w:rPr>
          <w:color w:val="156082" w:themeColor="accent1"/>
          <w:lang w:val="en-US"/>
        </w:rPr>
        <w:t>sliders</w:t>
      </w:r>
      <w:proofErr w:type="gramEnd"/>
    </w:p>
    <w:p w14:paraId="6C87569B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BA361E">
        <w:rPr>
          <w:color w:val="156082" w:themeColor="accent1"/>
          <w:lang w:val="en-US"/>
        </w:rPr>
        <w:t xml:space="preserve">  </w:t>
      </w:r>
      <w:r w:rsidRPr="005523A7">
        <w:rPr>
          <w:color w:val="156082" w:themeColor="accent1"/>
          <w:lang w:val="en-US"/>
        </w:rPr>
        <w:t>ask polluters [</w:t>
      </w:r>
    </w:p>
    <w:p w14:paraId="1F127A3D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if color = </w:t>
      </w:r>
      <w:proofErr w:type="gramStart"/>
      <w:r w:rsidRPr="005523A7">
        <w:rPr>
          <w:color w:val="156082" w:themeColor="accent1"/>
          <w:lang w:val="en-US"/>
        </w:rPr>
        <w:t>5  [</w:t>
      </w:r>
      <w:proofErr w:type="gramEnd"/>
      <w:r w:rsidRPr="005523A7">
        <w:rPr>
          <w:color w:val="156082" w:themeColor="accent1"/>
          <w:lang w:val="en-US"/>
        </w:rPr>
        <w:t xml:space="preserve">set </w:t>
      </w:r>
      <w:proofErr w:type="spellStart"/>
      <w:r w:rsidRPr="005523A7">
        <w:rPr>
          <w:color w:val="156082" w:themeColor="accent1"/>
          <w:lang w:val="en-US"/>
        </w:rPr>
        <w:t>prob_sujar</w:t>
      </w:r>
      <w:proofErr w:type="spellEnd"/>
      <w:r w:rsidRPr="005523A7">
        <w:rPr>
          <w:color w:val="156082" w:themeColor="accent1"/>
          <w:lang w:val="en-US"/>
        </w:rPr>
        <w:t xml:space="preserve"> polluter_1_prob_sujar]</w:t>
      </w:r>
    </w:p>
    <w:p w14:paraId="22E82870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if color = 35 [set </w:t>
      </w:r>
      <w:proofErr w:type="spellStart"/>
      <w:r w:rsidRPr="005523A7">
        <w:rPr>
          <w:color w:val="156082" w:themeColor="accent1"/>
          <w:lang w:val="en-US"/>
        </w:rPr>
        <w:t>prob_sujar</w:t>
      </w:r>
      <w:proofErr w:type="spellEnd"/>
      <w:r w:rsidRPr="005523A7">
        <w:rPr>
          <w:color w:val="156082" w:themeColor="accent1"/>
          <w:lang w:val="en-US"/>
        </w:rPr>
        <w:t xml:space="preserve"> polluter_2_prob_sujar]</w:t>
      </w:r>
    </w:p>
    <w:p w14:paraId="3F6425F5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if color = 55 [set </w:t>
      </w:r>
      <w:proofErr w:type="spellStart"/>
      <w:r w:rsidRPr="005523A7">
        <w:rPr>
          <w:color w:val="156082" w:themeColor="accent1"/>
          <w:lang w:val="en-US"/>
        </w:rPr>
        <w:t>prob_sujar</w:t>
      </w:r>
      <w:proofErr w:type="spellEnd"/>
      <w:r w:rsidRPr="005523A7">
        <w:rPr>
          <w:color w:val="156082" w:themeColor="accent1"/>
          <w:lang w:val="en-US"/>
        </w:rPr>
        <w:t xml:space="preserve"> polluter_3_prob_sujar]</w:t>
      </w:r>
    </w:p>
    <w:p w14:paraId="0010F69C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]</w:t>
      </w:r>
    </w:p>
    <w:p w14:paraId="25D1608B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</w:t>
      </w:r>
      <w:proofErr w:type="spellStart"/>
      <w:r w:rsidRPr="005523A7">
        <w:rPr>
          <w:color w:val="156082" w:themeColor="accent1"/>
          <w:lang w:val="en-US"/>
        </w:rPr>
        <w:t>Config_Battery</w:t>
      </w:r>
      <w:proofErr w:type="spellEnd"/>
    </w:p>
    <w:p w14:paraId="6C716BDE" w14:textId="77777777" w:rsidR="00EC4E69" w:rsidRPr="005523A7" w:rsidRDefault="00EC4E69" w:rsidP="00EC4E69">
      <w:pPr>
        <w:rPr>
          <w:color w:val="156082" w:themeColor="accent1"/>
          <w:lang w:val="en-US"/>
        </w:rPr>
      </w:pPr>
    </w:p>
    <w:p w14:paraId="5644140A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</w:t>
      </w:r>
      <w:proofErr w:type="gramStart"/>
      <w:r w:rsidRPr="005523A7">
        <w:rPr>
          <w:color w:val="156082" w:themeColor="accent1"/>
          <w:lang w:val="en-US"/>
        </w:rPr>
        <w:t>;;</w:t>
      </w:r>
      <w:proofErr w:type="gram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atualizar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depositos</w:t>
      </w:r>
      <w:proofErr w:type="spellEnd"/>
    </w:p>
    <w:p w14:paraId="0CC1AF29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</w:t>
      </w:r>
      <w:proofErr w:type="gramStart"/>
      <w:r w:rsidRPr="005523A7">
        <w:rPr>
          <w:color w:val="156082" w:themeColor="accent1"/>
          <w:lang w:val="en-US"/>
        </w:rPr>
        <w:t>let</w:t>
      </w:r>
      <w:proofErr w:type="gram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i</w:t>
      </w:r>
      <w:proofErr w:type="spellEnd"/>
      <w:r w:rsidRPr="005523A7">
        <w:rPr>
          <w:color w:val="156082" w:themeColor="accent1"/>
          <w:lang w:val="en-US"/>
        </w:rPr>
        <w:t xml:space="preserve"> 1</w:t>
      </w:r>
    </w:p>
    <w:p w14:paraId="7D695E1B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ask patches [</w:t>
      </w:r>
    </w:p>
    <w:p w14:paraId="4E4C2413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set </w:t>
      </w:r>
      <w:proofErr w:type="spellStart"/>
      <w:r w:rsidRPr="005523A7">
        <w:rPr>
          <w:color w:val="156082" w:themeColor="accent1"/>
          <w:lang w:val="en-US"/>
        </w:rPr>
        <w:t>i</w:t>
      </w:r>
      <w:proofErr w:type="spellEnd"/>
      <w:r w:rsidRPr="005523A7">
        <w:rPr>
          <w:color w:val="156082" w:themeColor="accent1"/>
          <w:lang w:val="en-US"/>
        </w:rPr>
        <w:t xml:space="preserve"> count patches with [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= blue]</w:t>
      </w:r>
    </w:p>
    <w:p w14:paraId="5A10C6E4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</w:t>
      </w:r>
      <w:proofErr w:type="spellStart"/>
      <w:r w:rsidRPr="005523A7">
        <w:rPr>
          <w:color w:val="156082" w:themeColor="accent1"/>
        </w:rPr>
        <w:t>if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pcolor</w:t>
      </w:r>
      <w:proofErr w:type="spellEnd"/>
      <w:r w:rsidRPr="005523A7">
        <w:rPr>
          <w:color w:val="156082" w:themeColor="accent1"/>
        </w:rPr>
        <w:t xml:space="preserve"> = </w:t>
      </w:r>
      <w:proofErr w:type="spellStart"/>
      <w:r w:rsidRPr="005523A7">
        <w:rPr>
          <w:color w:val="156082" w:themeColor="accent1"/>
        </w:rPr>
        <w:t>cor_chao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and</w:t>
      </w:r>
      <w:proofErr w:type="spellEnd"/>
      <w:r w:rsidRPr="005523A7">
        <w:rPr>
          <w:color w:val="156082" w:themeColor="accent1"/>
        </w:rPr>
        <w:t xml:space="preserve"> i &lt; </w:t>
      </w:r>
      <w:proofErr w:type="spellStart"/>
      <w:r w:rsidRPr="005523A7">
        <w:rPr>
          <w:color w:val="156082" w:themeColor="accent1"/>
        </w:rPr>
        <w:t>num_depositos</w:t>
      </w:r>
      <w:proofErr w:type="spellEnd"/>
      <w:r w:rsidRPr="005523A7">
        <w:rPr>
          <w:color w:val="156082" w:themeColor="accent1"/>
        </w:rPr>
        <w:t xml:space="preserve"> [</w:t>
      </w:r>
    </w:p>
    <w:p w14:paraId="50AAF870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</w:rPr>
        <w:t xml:space="preserve">      </w:t>
      </w:r>
      <w:r w:rsidRPr="005523A7">
        <w:rPr>
          <w:color w:val="156082" w:themeColor="accent1"/>
          <w:lang w:val="en-US"/>
        </w:rPr>
        <w:t xml:space="preserve">set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blue</w:t>
      </w:r>
    </w:p>
    <w:p w14:paraId="4A09B1D6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set </w:t>
      </w:r>
      <w:proofErr w:type="spellStart"/>
      <w:r w:rsidRPr="005523A7">
        <w:rPr>
          <w:color w:val="156082" w:themeColor="accent1"/>
          <w:lang w:val="en-US"/>
        </w:rPr>
        <w:t>depositos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lput</w:t>
      </w:r>
      <w:proofErr w:type="spellEnd"/>
      <w:r w:rsidRPr="005523A7">
        <w:rPr>
          <w:color w:val="156082" w:themeColor="accent1"/>
          <w:lang w:val="en-US"/>
        </w:rPr>
        <w:t xml:space="preserve"> (list </w:t>
      </w:r>
      <w:proofErr w:type="spellStart"/>
      <w:r w:rsidRPr="005523A7">
        <w:rPr>
          <w:color w:val="156082" w:themeColor="accent1"/>
          <w:lang w:val="en-US"/>
        </w:rPr>
        <w:t>pxcor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pycor</w:t>
      </w:r>
      <w:proofErr w:type="spellEnd"/>
      <w:r w:rsidRPr="005523A7">
        <w:rPr>
          <w:color w:val="156082" w:themeColor="accent1"/>
          <w:lang w:val="en-US"/>
        </w:rPr>
        <w:t xml:space="preserve">) </w:t>
      </w:r>
      <w:proofErr w:type="spellStart"/>
      <w:r w:rsidRPr="005523A7">
        <w:rPr>
          <w:color w:val="156082" w:themeColor="accent1"/>
          <w:lang w:val="en-US"/>
        </w:rPr>
        <w:t>depositos</w:t>
      </w:r>
      <w:proofErr w:type="spellEnd"/>
    </w:p>
    <w:p w14:paraId="70F82DB7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sprout-containers 1 [</w:t>
      </w:r>
    </w:p>
    <w:p w14:paraId="7BFEB08D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set shape "garbage can"</w:t>
      </w:r>
    </w:p>
    <w:p w14:paraId="74C800CA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set size 2</w:t>
      </w:r>
    </w:p>
    <w:p w14:paraId="37D3310E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set color grey</w:t>
      </w:r>
    </w:p>
    <w:p w14:paraId="3C0DC0AD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]</w:t>
      </w:r>
    </w:p>
    <w:p w14:paraId="76A57779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]</w:t>
      </w:r>
    </w:p>
    <w:p w14:paraId="44E559DD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if </w:t>
      </w:r>
      <w:proofErr w:type="spellStart"/>
      <w:r w:rsidRPr="005523A7">
        <w:rPr>
          <w:color w:val="156082" w:themeColor="accent1"/>
          <w:lang w:val="en-US"/>
        </w:rPr>
        <w:t>i</w:t>
      </w:r>
      <w:proofErr w:type="spellEnd"/>
      <w:r w:rsidRPr="005523A7">
        <w:rPr>
          <w:color w:val="156082" w:themeColor="accent1"/>
          <w:lang w:val="en-US"/>
        </w:rPr>
        <w:t xml:space="preserve"> &gt; </w:t>
      </w:r>
      <w:proofErr w:type="spellStart"/>
      <w:r w:rsidRPr="005523A7">
        <w:rPr>
          <w:color w:val="156082" w:themeColor="accent1"/>
          <w:lang w:val="en-US"/>
        </w:rPr>
        <w:t>num_depositos</w:t>
      </w:r>
      <w:proofErr w:type="spellEnd"/>
      <w:r w:rsidRPr="005523A7">
        <w:rPr>
          <w:color w:val="156082" w:themeColor="accent1"/>
          <w:lang w:val="en-US"/>
        </w:rPr>
        <w:t xml:space="preserve"> and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= blue [</w:t>
      </w:r>
    </w:p>
    <w:p w14:paraId="2DB54555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set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cor_chao</w:t>
      </w:r>
      <w:proofErr w:type="spellEnd"/>
    </w:p>
    <w:p w14:paraId="1E31A3C0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ask containers-here [die]</w:t>
      </w:r>
    </w:p>
    <w:p w14:paraId="7163B65E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  </w:t>
      </w:r>
      <w:r w:rsidRPr="005523A7">
        <w:rPr>
          <w:color w:val="156082" w:themeColor="accent1"/>
        </w:rPr>
        <w:t xml:space="preserve">set </w:t>
      </w:r>
      <w:proofErr w:type="spellStart"/>
      <w:r w:rsidRPr="005523A7">
        <w:rPr>
          <w:color w:val="156082" w:themeColor="accent1"/>
        </w:rPr>
        <w:t>depositos</w:t>
      </w:r>
      <w:proofErr w:type="spellEnd"/>
      <w:r w:rsidRPr="005523A7">
        <w:rPr>
          <w:color w:val="156082" w:themeColor="accent1"/>
        </w:rPr>
        <w:t xml:space="preserve"> remove (</w:t>
      </w:r>
      <w:proofErr w:type="spellStart"/>
      <w:r w:rsidRPr="005523A7">
        <w:rPr>
          <w:color w:val="156082" w:themeColor="accent1"/>
        </w:rPr>
        <w:t>list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pxcor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pycor</w:t>
      </w:r>
      <w:proofErr w:type="spellEnd"/>
      <w:r w:rsidRPr="005523A7">
        <w:rPr>
          <w:color w:val="156082" w:themeColor="accent1"/>
        </w:rPr>
        <w:t xml:space="preserve">) </w:t>
      </w:r>
      <w:proofErr w:type="spellStart"/>
      <w:r w:rsidRPr="005523A7">
        <w:rPr>
          <w:color w:val="156082" w:themeColor="accent1"/>
        </w:rPr>
        <w:t>depositos</w:t>
      </w:r>
      <w:proofErr w:type="spellEnd"/>
    </w:p>
    <w:p w14:paraId="19582824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</w:rPr>
        <w:t xml:space="preserve">    </w:t>
      </w:r>
      <w:r w:rsidRPr="005523A7">
        <w:rPr>
          <w:color w:val="156082" w:themeColor="accent1"/>
          <w:lang w:val="en-US"/>
        </w:rPr>
        <w:t>]</w:t>
      </w:r>
    </w:p>
    <w:p w14:paraId="6608A772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lastRenderedPageBreak/>
        <w:t xml:space="preserve">  ]</w:t>
      </w:r>
    </w:p>
    <w:p w14:paraId="750CAD5B" w14:textId="77777777" w:rsidR="00EC4E69" w:rsidRPr="005523A7" w:rsidRDefault="00EC4E69" w:rsidP="00EC4E69">
      <w:pPr>
        <w:rPr>
          <w:color w:val="156082" w:themeColor="accent1"/>
          <w:lang w:val="en-US"/>
        </w:rPr>
      </w:pPr>
    </w:p>
    <w:p w14:paraId="02638050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</w:t>
      </w:r>
      <w:proofErr w:type="gramStart"/>
      <w:r w:rsidRPr="005523A7">
        <w:rPr>
          <w:color w:val="156082" w:themeColor="accent1"/>
          <w:lang w:val="en-US"/>
        </w:rPr>
        <w:t>;;</w:t>
      </w:r>
      <w:proofErr w:type="gram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ações</w:t>
      </w:r>
      <w:proofErr w:type="spellEnd"/>
      <w:r w:rsidRPr="005523A7">
        <w:rPr>
          <w:color w:val="156082" w:themeColor="accent1"/>
          <w:lang w:val="en-US"/>
        </w:rPr>
        <w:t xml:space="preserve"> do cleaner</w:t>
      </w:r>
    </w:p>
    <w:p w14:paraId="3E3E211A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ask cleaners [</w:t>
      </w:r>
    </w:p>
    <w:p w14:paraId="7088CA72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</w:t>
      </w:r>
      <w:proofErr w:type="spellStart"/>
      <w:r w:rsidRPr="005523A7">
        <w:rPr>
          <w:color w:val="156082" w:themeColor="accent1"/>
        </w:rPr>
        <w:t>let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cleaner_atual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proofErr w:type="gramStart"/>
      <w:r w:rsidRPr="005523A7">
        <w:rPr>
          <w:color w:val="156082" w:themeColor="accent1"/>
        </w:rPr>
        <w:t>who</w:t>
      </w:r>
      <w:proofErr w:type="spellEnd"/>
      <w:r w:rsidRPr="005523A7">
        <w:rPr>
          <w:color w:val="156082" w:themeColor="accent1"/>
        </w:rPr>
        <w:t xml:space="preserve"> ;</w:t>
      </w:r>
      <w:proofErr w:type="gramEnd"/>
      <w:r w:rsidRPr="005523A7">
        <w:rPr>
          <w:color w:val="156082" w:themeColor="accent1"/>
        </w:rPr>
        <w:t xml:space="preserve">; para permitir mais </w:t>
      </w:r>
      <w:proofErr w:type="spellStart"/>
      <w:r w:rsidRPr="005523A7">
        <w:rPr>
          <w:color w:val="156082" w:themeColor="accent1"/>
        </w:rPr>
        <w:t>cleaners</w:t>
      </w:r>
      <w:proofErr w:type="spellEnd"/>
      <w:r w:rsidRPr="005523A7">
        <w:rPr>
          <w:color w:val="156082" w:themeColor="accent1"/>
        </w:rPr>
        <w:t xml:space="preserve"> e usar o </w:t>
      </w:r>
      <w:proofErr w:type="spellStart"/>
      <w:r w:rsidRPr="005523A7">
        <w:rPr>
          <w:color w:val="156082" w:themeColor="accent1"/>
        </w:rPr>
        <w:t>codigo</w:t>
      </w:r>
      <w:proofErr w:type="spellEnd"/>
      <w:r w:rsidRPr="005523A7">
        <w:rPr>
          <w:color w:val="156082" w:themeColor="accent1"/>
        </w:rPr>
        <w:t xml:space="preserve"> abaixo</w:t>
      </w:r>
    </w:p>
    <w:p w14:paraId="4ACB6CC0" w14:textId="77777777" w:rsidR="00EC4E69" w:rsidRPr="005523A7" w:rsidRDefault="00EC4E69" w:rsidP="00EC4E69">
      <w:pPr>
        <w:rPr>
          <w:color w:val="156082" w:themeColor="accent1"/>
        </w:rPr>
      </w:pPr>
    </w:p>
    <w:p w14:paraId="7917ECF8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</w:rPr>
        <w:t xml:space="preserve">    </w:t>
      </w:r>
      <w:proofErr w:type="gramStart"/>
      <w:r w:rsidRPr="005523A7">
        <w:rPr>
          <w:color w:val="156082" w:themeColor="accent1"/>
          <w:lang w:val="en-US"/>
        </w:rPr>
        <w:t>;;</w:t>
      </w:r>
      <w:proofErr w:type="gramEnd"/>
      <w:r w:rsidRPr="005523A7">
        <w:rPr>
          <w:color w:val="156082" w:themeColor="accent1"/>
          <w:lang w:val="en-US"/>
        </w:rPr>
        <w:t xml:space="preserve"> modo </w:t>
      </w:r>
      <w:proofErr w:type="spellStart"/>
      <w:r w:rsidRPr="005523A7">
        <w:rPr>
          <w:color w:val="156082" w:themeColor="accent1"/>
          <w:lang w:val="en-US"/>
        </w:rPr>
        <w:t>carregar</w:t>
      </w:r>
      <w:proofErr w:type="spellEnd"/>
    </w:p>
    <w:p w14:paraId="25EAE387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if battery &gt; </w:t>
      </w:r>
      <w:proofErr w:type="spellStart"/>
      <w:r w:rsidRPr="005523A7">
        <w:rPr>
          <w:color w:val="156082" w:themeColor="accent1"/>
          <w:lang w:val="en-US"/>
        </w:rPr>
        <w:t>cleaner_max_battery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gramStart"/>
      <w:r w:rsidRPr="005523A7">
        <w:rPr>
          <w:color w:val="156082" w:themeColor="accent1"/>
          <w:lang w:val="en-US"/>
        </w:rPr>
        <w:t>[ set</w:t>
      </w:r>
      <w:proofErr w:type="gramEnd"/>
      <w:r w:rsidRPr="005523A7">
        <w:rPr>
          <w:color w:val="156082" w:themeColor="accent1"/>
          <w:lang w:val="en-US"/>
        </w:rPr>
        <w:t xml:space="preserve"> battery </w:t>
      </w:r>
      <w:proofErr w:type="spellStart"/>
      <w:r w:rsidRPr="005523A7">
        <w:rPr>
          <w:color w:val="156082" w:themeColor="accent1"/>
          <w:lang w:val="en-US"/>
        </w:rPr>
        <w:t>cleaner_max_</w:t>
      </w:r>
      <w:proofErr w:type="gramStart"/>
      <w:r w:rsidRPr="005523A7">
        <w:rPr>
          <w:color w:val="156082" w:themeColor="accent1"/>
          <w:lang w:val="en-US"/>
        </w:rPr>
        <w:t>battery</w:t>
      </w:r>
      <w:proofErr w:type="spellEnd"/>
      <w:r w:rsidRPr="005523A7">
        <w:rPr>
          <w:color w:val="156082" w:themeColor="accent1"/>
          <w:lang w:val="en-US"/>
        </w:rPr>
        <w:t xml:space="preserve"> ]</w:t>
      </w:r>
      <w:proofErr w:type="gramEnd"/>
    </w:p>
    <w:p w14:paraId="3F276837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ask patch-here [</w:t>
      </w:r>
    </w:p>
    <w:p w14:paraId="65D5EC55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</w:t>
      </w:r>
      <w:proofErr w:type="spellStart"/>
      <w:r w:rsidRPr="005523A7">
        <w:rPr>
          <w:color w:val="156082" w:themeColor="accent1"/>
          <w:lang w:val="en-US"/>
        </w:rPr>
        <w:t>ifelse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= black and ([battery] of cleaner </w:t>
      </w:r>
      <w:proofErr w:type="spellStart"/>
      <w:r w:rsidRPr="005523A7">
        <w:rPr>
          <w:color w:val="156082" w:themeColor="accent1"/>
          <w:lang w:val="en-US"/>
        </w:rPr>
        <w:t>cleaner_atual</w:t>
      </w:r>
      <w:proofErr w:type="spellEnd"/>
      <w:r w:rsidRPr="005523A7">
        <w:rPr>
          <w:color w:val="156082" w:themeColor="accent1"/>
          <w:lang w:val="en-US"/>
        </w:rPr>
        <w:t xml:space="preserve"> &lt; </w:t>
      </w:r>
      <w:proofErr w:type="spellStart"/>
      <w:r w:rsidRPr="005523A7">
        <w:rPr>
          <w:color w:val="156082" w:themeColor="accent1"/>
          <w:lang w:val="en-US"/>
        </w:rPr>
        <w:t>cleaner_max_battery</w:t>
      </w:r>
      <w:proofErr w:type="spellEnd"/>
      <w:r w:rsidRPr="005523A7">
        <w:rPr>
          <w:color w:val="156082" w:themeColor="accent1"/>
          <w:lang w:val="en-US"/>
        </w:rPr>
        <w:t>) [</w:t>
      </w:r>
    </w:p>
    <w:p w14:paraId="5AD8575D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ask cleaners [</w:t>
      </w:r>
    </w:p>
    <w:p w14:paraId="389C6680" w14:textId="77777777" w:rsidR="00EC4E69" w:rsidRPr="00BA361E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      </w:t>
      </w:r>
      <w:proofErr w:type="spellStart"/>
      <w:r w:rsidRPr="00BA361E">
        <w:rPr>
          <w:color w:val="156082" w:themeColor="accent1"/>
        </w:rPr>
        <w:t>let</w:t>
      </w:r>
      <w:proofErr w:type="spellEnd"/>
      <w:r w:rsidRPr="00BA361E">
        <w:rPr>
          <w:color w:val="156082" w:themeColor="accent1"/>
        </w:rPr>
        <w:t xml:space="preserve"> </w:t>
      </w:r>
      <w:proofErr w:type="spellStart"/>
      <w:r w:rsidRPr="00BA361E">
        <w:rPr>
          <w:color w:val="156082" w:themeColor="accent1"/>
        </w:rPr>
        <w:t>battery_a_cargar</w:t>
      </w:r>
      <w:proofErr w:type="spellEnd"/>
      <w:r w:rsidRPr="00BA361E">
        <w:rPr>
          <w:color w:val="156082" w:themeColor="accent1"/>
        </w:rPr>
        <w:t xml:space="preserve"> </w:t>
      </w:r>
      <w:proofErr w:type="spellStart"/>
      <w:r w:rsidRPr="00BA361E">
        <w:rPr>
          <w:color w:val="156082" w:themeColor="accent1"/>
        </w:rPr>
        <w:t>battery</w:t>
      </w:r>
      <w:proofErr w:type="spellEnd"/>
      <w:r w:rsidRPr="00BA361E">
        <w:rPr>
          <w:color w:val="156082" w:themeColor="accent1"/>
        </w:rPr>
        <w:t xml:space="preserve"> + (</w:t>
      </w:r>
      <w:proofErr w:type="spellStart"/>
      <w:r w:rsidRPr="00BA361E">
        <w:rPr>
          <w:color w:val="156082" w:themeColor="accent1"/>
        </w:rPr>
        <w:t>cleaner_max_battery</w:t>
      </w:r>
      <w:proofErr w:type="spellEnd"/>
      <w:r w:rsidRPr="00BA361E">
        <w:rPr>
          <w:color w:val="156082" w:themeColor="accent1"/>
        </w:rPr>
        <w:t xml:space="preserve"> / </w:t>
      </w:r>
      <w:proofErr w:type="spellStart"/>
      <w:r w:rsidRPr="00BA361E">
        <w:rPr>
          <w:color w:val="156082" w:themeColor="accent1"/>
        </w:rPr>
        <w:t>cleaner_tempo_carregamento</w:t>
      </w:r>
      <w:proofErr w:type="spellEnd"/>
      <w:proofErr w:type="gramStart"/>
      <w:r w:rsidRPr="00BA361E">
        <w:rPr>
          <w:color w:val="156082" w:themeColor="accent1"/>
        </w:rPr>
        <w:t>) ;</w:t>
      </w:r>
      <w:proofErr w:type="gramEnd"/>
      <w:r w:rsidRPr="00BA361E">
        <w:rPr>
          <w:color w:val="156082" w:themeColor="accent1"/>
        </w:rPr>
        <w:t xml:space="preserve">; </w:t>
      </w:r>
      <w:proofErr w:type="spellStart"/>
      <w:r w:rsidRPr="00BA361E">
        <w:rPr>
          <w:color w:val="156082" w:themeColor="accent1"/>
        </w:rPr>
        <w:t>battery_a_cargar</w:t>
      </w:r>
      <w:proofErr w:type="spellEnd"/>
      <w:r w:rsidRPr="00BA361E">
        <w:rPr>
          <w:color w:val="156082" w:themeColor="accent1"/>
        </w:rPr>
        <w:t xml:space="preserve"> é o cálculo de quanto a bateria vai carregar em um </w:t>
      </w:r>
      <w:proofErr w:type="spellStart"/>
      <w:r w:rsidRPr="00BA361E">
        <w:rPr>
          <w:color w:val="156082" w:themeColor="accent1"/>
        </w:rPr>
        <w:t>tick</w:t>
      </w:r>
      <w:proofErr w:type="spellEnd"/>
    </w:p>
    <w:p w14:paraId="6314FC90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BA361E">
        <w:rPr>
          <w:color w:val="156082" w:themeColor="accent1"/>
        </w:rPr>
        <w:t xml:space="preserve">          </w:t>
      </w:r>
      <w:proofErr w:type="spellStart"/>
      <w:r w:rsidRPr="005523A7">
        <w:rPr>
          <w:color w:val="156082" w:themeColor="accent1"/>
          <w:lang w:val="en-US"/>
        </w:rPr>
        <w:t>ifelse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battery_a_cargar</w:t>
      </w:r>
      <w:proofErr w:type="spellEnd"/>
      <w:r w:rsidRPr="005523A7">
        <w:rPr>
          <w:color w:val="156082" w:themeColor="accent1"/>
          <w:lang w:val="en-US"/>
        </w:rPr>
        <w:t xml:space="preserve"> &gt; </w:t>
      </w:r>
      <w:proofErr w:type="spellStart"/>
      <w:r w:rsidRPr="005523A7">
        <w:rPr>
          <w:color w:val="156082" w:themeColor="accent1"/>
          <w:lang w:val="en-US"/>
        </w:rPr>
        <w:t>cleaner_max_battery</w:t>
      </w:r>
      <w:proofErr w:type="spellEnd"/>
      <w:r w:rsidRPr="005523A7">
        <w:rPr>
          <w:color w:val="156082" w:themeColor="accent1"/>
          <w:lang w:val="en-US"/>
        </w:rPr>
        <w:t xml:space="preserve"> [</w:t>
      </w:r>
    </w:p>
    <w:p w14:paraId="372A05C4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set battery </w:t>
      </w:r>
      <w:proofErr w:type="spellStart"/>
      <w:r w:rsidRPr="005523A7">
        <w:rPr>
          <w:color w:val="156082" w:themeColor="accent1"/>
          <w:lang w:val="en-US"/>
        </w:rPr>
        <w:t>cleaner_max_battery</w:t>
      </w:r>
      <w:proofErr w:type="spellEnd"/>
    </w:p>
    <w:p w14:paraId="622C07CB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][</w:t>
      </w:r>
    </w:p>
    <w:p w14:paraId="4E33DD8C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set battery </w:t>
      </w:r>
      <w:proofErr w:type="spellStart"/>
      <w:r w:rsidRPr="005523A7">
        <w:rPr>
          <w:color w:val="156082" w:themeColor="accent1"/>
          <w:lang w:val="en-US"/>
        </w:rPr>
        <w:t>battery</w:t>
      </w:r>
      <w:proofErr w:type="spellEnd"/>
      <w:r w:rsidRPr="005523A7">
        <w:rPr>
          <w:color w:val="156082" w:themeColor="accent1"/>
          <w:lang w:val="en-US"/>
        </w:rPr>
        <w:t xml:space="preserve"> + (</w:t>
      </w:r>
      <w:proofErr w:type="spellStart"/>
      <w:r w:rsidRPr="005523A7">
        <w:rPr>
          <w:color w:val="156082" w:themeColor="accent1"/>
          <w:lang w:val="en-US"/>
        </w:rPr>
        <w:t>cleaner_max_battery</w:t>
      </w:r>
      <w:proofErr w:type="spellEnd"/>
      <w:r w:rsidRPr="005523A7">
        <w:rPr>
          <w:color w:val="156082" w:themeColor="accent1"/>
          <w:lang w:val="en-US"/>
        </w:rPr>
        <w:t xml:space="preserve"> / </w:t>
      </w:r>
      <w:proofErr w:type="spellStart"/>
      <w:r w:rsidRPr="005523A7">
        <w:rPr>
          <w:color w:val="156082" w:themeColor="accent1"/>
          <w:lang w:val="en-US"/>
        </w:rPr>
        <w:t>cleaner_tempo_carregamento</w:t>
      </w:r>
      <w:proofErr w:type="spellEnd"/>
      <w:proofErr w:type="gramStart"/>
      <w:r w:rsidRPr="005523A7">
        <w:rPr>
          <w:color w:val="156082" w:themeColor="accent1"/>
          <w:lang w:val="en-US"/>
        </w:rPr>
        <w:t>) ;</w:t>
      </w:r>
      <w:proofErr w:type="gramEnd"/>
      <w:r w:rsidRPr="005523A7">
        <w:rPr>
          <w:color w:val="156082" w:themeColor="accent1"/>
          <w:lang w:val="en-US"/>
        </w:rPr>
        <w:t xml:space="preserve">; </w:t>
      </w:r>
      <w:proofErr w:type="spellStart"/>
      <w:r w:rsidRPr="005523A7">
        <w:rPr>
          <w:color w:val="156082" w:themeColor="accent1"/>
          <w:lang w:val="en-US"/>
        </w:rPr>
        <w:t>por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cada</w:t>
      </w:r>
      <w:proofErr w:type="spellEnd"/>
      <w:r w:rsidRPr="005523A7">
        <w:rPr>
          <w:color w:val="156082" w:themeColor="accent1"/>
          <w:lang w:val="en-US"/>
        </w:rPr>
        <w:t xml:space="preserve"> tick para 100 max é </w:t>
      </w:r>
      <w:proofErr w:type="spellStart"/>
      <w:r w:rsidRPr="005523A7">
        <w:rPr>
          <w:color w:val="156082" w:themeColor="accent1"/>
          <w:lang w:val="en-US"/>
        </w:rPr>
        <w:t>tipo</w:t>
      </w:r>
      <w:proofErr w:type="spellEnd"/>
      <w:r w:rsidRPr="005523A7">
        <w:rPr>
          <w:color w:val="156082" w:themeColor="accent1"/>
          <w:lang w:val="en-US"/>
        </w:rPr>
        <w:t xml:space="preserve">: 100/10 = 10% a </w:t>
      </w:r>
      <w:proofErr w:type="spellStart"/>
      <w:r w:rsidRPr="005523A7">
        <w:rPr>
          <w:color w:val="156082" w:themeColor="accent1"/>
          <w:lang w:val="en-US"/>
        </w:rPr>
        <w:t>cada</w:t>
      </w:r>
      <w:proofErr w:type="spellEnd"/>
      <w:r w:rsidRPr="005523A7">
        <w:rPr>
          <w:color w:val="156082" w:themeColor="accent1"/>
          <w:lang w:val="en-US"/>
        </w:rPr>
        <w:t xml:space="preserve"> tick</w:t>
      </w:r>
    </w:p>
    <w:p w14:paraId="36C725CB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      </w:t>
      </w:r>
      <w:r w:rsidRPr="005523A7">
        <w:rPr>
          <w:color w:val="156082" w:themeColor="accent1"/>
        </w:rPr>
        <w:t>]</w:t>
      </w:r>
    </w:p>
    <w:p w14:paraId="11019FBC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]</w:t>
      </w:r>
    </w:p>
    <w:p w14:paraId="0659B19D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][</w:t>
      </w:r>
    </w:p>
    <w:p w14:paraId="39FF7DFF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</w:t>
      </w:r>
      <w:proofErr w:type="gramStart"/>
      <w:r w:rsidRPr="005523A7">
        <w:rPr>
          <w:color w:val="156082" w:themeColor="accent1"/>
        </w:rPr>
        <w:t>;;</w:t>
      </w:r>
      <w:proofErr w:type="gramEnd"/>
      <w:r w:rsidRPr="005523A7">
        <w:rPr>
          <w:color w:val="156082" w:themeColor="accent1"/>
        </w:rPr>
        <w:t xml:space="preserve"> HEADINGS E AS SUAS CONDICOES</w:t>
      </w:r>
    </w:p>
    <w:p w14:paraId="19916EB0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</w:t>
      </w:r>
      <w:proofErr w:type="gramStart"/>
      <w:r w:rsidRPr="005523A7">
        <w:rPr>
          <w:color w:val="156082" w:themeColor="accent1"/>
        </w:rPr>
        <w:t>;;</w:t>
      </w:r>
      <w:proofErr w:type="gramEnd"/>
      <w:r w:rsidRPr="005523A7">
        <w:rPr>
          <w:color w:val="156082" w:themeColor="accent1"/>
        </w:rPr>
        <w:t xml:space="preserve"> 1º verificar a bateria (modelo Robot1 dirige-se ao posto quando chega a uma certa percentagem)</w:t>
      </w:r>
    </w:p>
    <w:p w14:paraId="7B50219D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</w:rPr>
        <w:t xml:space="preserve">        </w:t>
      </w:r>
      <w:r w:rsidRPr="005523A7">
        <w:rPr>
          <w:color w:val="156082" w:themeColor="accent1"/>
          <w:lang w:val="en-US"/>
        </w:rPr>
        <w:t>ask cleaners [</w:t>
      </w:r>
    </w:p>
    <w:p w14:paraId="4C266F68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      </w:t>
      </w:r>
      <w:proofErr w:type="spellStart"/>
      <w:r w:rsidRPr="005523A7">
        <w:rPr>
          <w:color w:val="156082" w:themeColor="accent1"/>
        </w:rPr>
        <w:t>ifelse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battery</w:t>
      </w:r>
      <w:proofErr w:type="spellEnd"/>
      <w:r w:rsidRPr="005523A7">
        <w:rPr>
          <w:color w:val="156082" w:themeColor="accent1"/>
        </w:rPr>
        <w:t xml:space="preserve"> &lt;= 100 * </w:t>
      </w:r>
      <w:proofErr w:type="spellStart"/>
      <w:r w:rsidRPr="005523A7">
        <w:rPr>
          <w:color w:val="156082" w:themeColor="accent1"/>
        </w:rPr>
        <w:t>cleaner_consumption_battery</w:t>
      </w:r>
      <w:proofErr w:type="spellEnd"/>
      <w:r w:rsidRPr="005523A7">
        <w:rPr>
          <w:color w:val="156082" w:themeColor="accent1"/>
        </w:rPr>
        <w:t xml:space="preserve"> </w:t>
      </w:r>
      <w:proofErr w:type="gramStart"/>
      <w:r w:rsidRPr="005523A7">
        <w:rPr>
          <w:color w:val="156082" w:themeColor="accent1"/>
        </w:rPr>
        <w:t>[ ;</w:t>
      </w:r>
      <w:proofErr w:type="gramEnd"/>
      <w:r w:rsidRPr="005523A7">
        <w:rPr>
          <w:color w:val="156082" w:themeColor="accent1"/>
        </w:rPr>
        <w:t xml:space="preserve">; dirigir ao posto de carregamento quando </w:t>
      </w:r>
      <w:proofErr w:type="spellStart"/>
      <w:r w:rsidRPr="005523A7">
        <w:rPr>
          <w:color w:val="156082" w:themeColor="accent1"/>
        </w:rPr>
        <w:t>so</w:t>
      </w:r>
      <w:proofErr w:type="spellEnd"/>
      <w:r w:rsidRPr="005523A7">
        <w:rPr>
          <w:color w:val="156082" w:themeColor="accent1"/>
        </w:rPr>
        <w:t xml:space="preserve"> faltarem 50 movimentos</w:t>
      </w:r>
    </w:p>
    <w:p w14:paraId="798CCDDB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lastRenderedPageBreak/>
        <w:t xml:space="preserve">            </w:t>
      </w:r>
      <w:proofErr w:type="spellStart"/>
      <w:r w:rsidRPr="005523A7">
        <w:rPr>
          <w:color w:val="156082" w:themeColor="accent1"/>
        </w:rPr>
        <w:t>if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last_cleaning_location</w:t>
      </w:r>
      <w:proofErr w:type="spellEnd"/>
      <w:r w:rsidRPr="005523A7">
        <w:rPr>
          <w:color w:val="156082" w:themeColor="accent1"/>
        </w:rPr>
        <w:t xml:space="preserve"> = [0 0] </w:t>
      </w:r>
      <w:proofErr w:type="gramStart"/>
      <w:r w:rsidRPr="005523A7">
        <w:rPr>
          <w:color w:val="156082" w:themeColor="accent1"/>
        </w:rPr>
        <w:t>[ ;</w:t>
      </w:r>
      <w:proofErr w:type="gramEnd"/>
      <w:r w:rsidRPr="005523A7">
        <w:rPr>
          <w:color w:val="156082" w:themeColor="accent1"/>
        </w:rPr>
        <w:t>; aspirador guarda sitio onde estava a aspirar até ter de ir carregar bateria</w:t>
      </w:r>
    </w:p>
    <w:p w14:paraId="29C24C09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</w:rPr>
        <w:t xml:space="preserve">              </w:t>
      </w:r>
      <w:r w:rsidRPr="005523A7">
        <w:rPr>
          <w:color w:val="156082" w:themeColor="accent1"/>
          <w:lang w:val="en-US"/>
        </w:rPr>
        <w:t xml:space="preserve">set </w:t>
      </w:r>
      <w:proofErr w:type="spellStart"/>
      <w:r w:rsidRPr="005523A7">
        <w:rPr>
          <w:color w:val="156082" w:themeColor="accent1"/>
          <w:lang w:val="en-US"/>
        </w:rPr>
        <w:t>last_cleaning_location</w:t>
      </w:r>
      <w:proofErr w:type="spellEnd"/>
      <w:r w:rsidRPr="005523A7">
        <w:rPr>
          <w:color w:val="156082" w:themeColor="accent1"/>
          <w:lang w:val="en-US"/>
        </w:rPr>
        <w:t xml:space="preserve"> (list round </w:t>
      </w:r>
      <w:proofErr w:type="spellStart"/>
      <w:r w:rsidRPr="005523A7">
        <w:rPr>
          <w:color w:val="156082" w:themeColor="accent1"/>
          <w:lang w:val="en-US"/>
        </w:rPr>
        <w:t>xcor</w:t>
      </w:r>
      <w:proofErr w:type="spellEnd"/>
      <w:r w:rsidRPr="005523A7">
        <w:rPr>
          <w:color w:val="156082" w:themeColor="accent1"/>
          <w:lang w:val="en-US"/>
        </w:rPr>
        <w:t xml:space="preserve"> round </w:t>
      </w:r>
      <w:proofErr w:type="spellStart"/>
      <w:r w:rsidRPr="005523A7">
        <w:rPr>
          <w:color w:val="156082" w:themeColor="accent1"/>
          <w:lang w:val="en-US"/>
        </w:rPr>
        <w:t>ycor</w:t>
      </w:r>
      <w:proofErr w:type="spellEnd"/>
      <w:r w:rsidRPr="005523A7">
        <w:rPr>
          <w:color w:val="156082" w:themeColor="accent1"/>
          <w:lang w:val="en-US"/>
        </w:rPr>
        <w:t>)</w:t>
      </w:r>
    </w:p>
    <w:p w14:paraId="1DEBCA51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          if ticks &gt; </w:t>
      </w:r>
      <w:proofErr w:type="spellStart"/>
      <w:r w:rsidRPr="005523A7">
        <w:rPr>
          <w:color w:val="156082" w:themeColor="accent1"/>
          <w:lang w:val="en-US"/>
        </w:rPr>
        <w:t>tick_bug_fix</w:t>
      </w:r>
      <w:proofErr w:type="spellEnd"/>
      <w:r w:rsidRPr="005523A7">
        <w:rPr>
          <w:color w:val="156082" w:themeColor="accent1"/>
          <w:lang w:val="en-US"/>
        </w:rPr>
        <w:t xml:space="preserve"> [set </w:t>
      </w:r>
      <w:proofErr w:type="spellStart"/>
      <w:r w:rsidRPr="005523A7">
        <w:rPr>
          <w:color w:val="156082" w:themeColor="accent1"/>
          <w:lang w:val="en-US"/>
        </w:rPr>
        <w:t>last_cleaning_location</w:t>
      </w:r>
      <w:proofErr w:type="spellEnd"/>
      <w:r w:rsidRPr="005523A7">
        <w:rPr>
          <w:color w:val="156082" w:themeColor="accent1"/>
          <w:lang w:val="en-US"/>
        </w:rPr>
        <w:t xml:space="preserve"> [-15 -15] set </w:t>
      </w:r>
      <w:proofErr w:type="spellStart"/>
      <w:r w:rsidRPr="005523A7">
        <w:rPr>
          <w:color w:val="156082" w:themeColor="accent1"/>
          <w:lang w:val="en-US"/>
        </w:rPr>
        <w:t>tick_bug_fix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tick_bug_fix</w:t>
      </w:r>
      <w:proofErr w:type="spellEnd"/>
      <w:r w:rsidRPr="005523A7">
        <w:rPr>
          <w:color w:val="156082" w:themeColor="accent1"/>
          <w:lang w:val="en-US"/>
        </w:rPr>
        <w:t xml:space="preserve"> + 10000</w:t>
      </w:r>
      <w:proofErr w:type="gramStart"/>
      <w:r w:rsidRPr="005523A7">
        <w:rPr>
          <w:color w:val="156082" w:themeColor="accent1"/>
          <w:lang w:val="en-US"/>
        </w:rPr>
        <w:t>] ;</w:t>
      </w:r>
      <w:proofErr w:type="gramEnd"/>
      <w:r w:rsidRPr="005523A7">
        <w:rPr>
          <w:color w:val="156082" w:themeColor="accent1"/>
          <w:lang w:val="en-US"/>
        </w:rPr>
        <w:t xml:space="preserve">; </w:t>
      </w:r>
      <w:proofErr w:type="spellStart"/>
      <w:r w:rsidRPr="005523A7">
        <w:rPr>
          <w:color w:val="156082" w:themeColor="accent1"/>
          <w:lang w:val="en-US"/>
        </w:rPr>
        <w:t>senao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ele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fica</w:t>
      </w:r>
      <w:proofErr w:type="spellEnd"/>
      <w:r w:rsidRPr="005523A7">
        <w:rPr>
          <w:color w:val="156082" w:themeColor="accent1"/>
          <w:lang w:val="en-US"/>
        </w:rPr>
        <w:t xml:space="preserve"> la </w:t>
      </w:r>
      <w:proofErr w:type="spellStart"/>
      <w:r w:rsidRPr="005523A7">
        <w:rPr>
          <w:color w:val="156082" w:themeColor="accent1"/>
          <w:lang w:val="en-US"/>
        </w:rPr>
        <w:t>em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cima</w:t>
      </w:r>
      <w:proofErr w:type="spellEnd"/>
      <w:r w:rsidRPr="005523A7">
        <w:rPr>
          <w:color w:val="156082" w:themeColor="accent1"/>
          <w:lang w:val="en-US"/>
        </w:rPr>
        <w:t xml:space="preserve"> e </w:t>
      </w:r>
      <w:proofErr w:type="spellStart"/>
      <w:r w:rsidRPr="005523A7">
        <w:rPr>
          <w:color w:val="156082" w:themeColor="accent1"/>
          <w:lang w:val="en-US"/>
        </w:rPr>
        <w:t>nao</w:t>
      </w:r>
      <w:proofErr w:type="spellEnd"/>
      <w:r w:rsidRPr="005523A7">
        <w:rPr>
          <w:color w:val="156082" w:themeColor="accent1"/>
          <w:lang w:val="en-US"/>
        </w:rPr>
        <w:t xml:space="preserve"> volta.... </w:t>
      </w:r>
      <w:r w:rsidRPr="005523A7">
        <w:rPr>
          <w:color w:val="156082" w:themeColor="accent1"/>
        </w:rPr>
        <w:t xml:space="preserve">porque </w:t>
      </w:r>
      <w:proofErr w:type="spellStart"/>
      <w:r w:rsidRPr="005523A7">
        <w:rPr>
          <w:color w:val="156082" w:themeColor="accent1"/>
        </w:rPr>
        <w:t>nao</w:t>
      </w:r>
      <w:proofErr w:type="spellEnd"/>
      <w:r w:rsidRPr="005523A7">
        <w:rPr>
          <w:color w:val="156082" w:themeColor="accent1"/>
        </w:rPr>
        <w:t xml:space="preserve"> tem movimentos </w:t>
      </w:r>
      <w:proofErr w:type="spellStart"/>
      <w:r w:rsidRPr="005523A7">
        <w:rPr>
          <w:color w:val="156082" w:themeColor="accent1"/>
        </w:rPr>
        <w:t>random</w:t>
      </w:r>
      <w:proofErr w:type="spellEnd"/>
      <w:r w:rsidRPr="005523A7">
        <w:rPr>
          <w:color w:val="156082" w:themeColor="accent1"/>
        </w:rPr>
        <w:t xml:space="preserve"> suficiente para voltar para baixo</w:t>
      </w:r>
    </w:p>
    <w:p w14:paraId="79BD3F1E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]</w:t>
      </w:r>
    </w:p>
    <w:p w14:paraId="6C2B5CDA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</w:t>
      </w:r>
      <w:proofErr w:type="spellStart"/>
      <w:r w:rsidRPr="005523A7">
        <w:rPr>
          <w:color w:val="156082" w:themeColor="accent1"/>
        </w:rPr>
        <w:t>facexy</w:t>
      </w:r>
      <w:proofErr w:type="spellEnd"/>
      <w:r w:rsidRPr="005523A7">
        <w:rPr>
          <w:color w:val="156082" w:themeColor="accent1"/>
        </w:rPr>
        <w:t xml:space="preserve"> item 0 </w:t>
      </w:r>
      <w:proofErr w:type="spellStart"/>
      <w:r w:rsidRPr="005523A7">
        <w:rPr>
          <w:color w:val="156082" w:themeColor="accent1"/>
        </w:rPr>
        <w:t>posto_carregamento</w:t>
      </w:r>
      <w:proofErr w:type="spellEnd"/>
      <w:r w:rsidRPr="005523A7">
        <w:rPr>
          <w:color w:val="156082" w:themeColor="accent1"/>
        </w:rPr>
        <w:t xml:space="preserve"> item 1 </w:t>
      </w:r>
      <w:proofErr w:type="spellStart"/>
      <w:r w:rsidRPr="005523A7">
        <w:rPr>
          <w:color w:val="156082" w:themeColor="accent1"/>
        </w:rPr>
        <w:t>posto_</w:t>
      </w:r>
      <w:proofErr w:type="gramStart"/>
      <w:r w:rsidRPr="005523A7">
        <w:rPr>
          <w:color w:val="156082" w:themeColor="accent1"/>
        </w:rPr>
        <w:t>carregamento</w:t>
      </w:r>
      <w:proofErr w:type="spellEnd"/>
      <w:r w:rsidRPr="005523A7">
        <w:rPr>
          <w:color w:val="156082" w:themeColor="accent1"/>
        </w:rPr>
        <w:t xml:space="preserve"> ;</w:t>
      </w:r>
      <w:proofErr w:type="gramEnd"/>
      <w:r w:rsidRPr="005523A7">
        <w:rPr>
          <w:color w:val="156082" w:themeColor="accent1"/>
        </w:rPr>
        <w:t xml:space="preserve">; código </w:t>
      </w:r>
      <w:proofErr w:type="spellStart"/>
      <w:r w:rsidRPr="005523A7">
        <w:rPr>
          <w:color w:val="156082" w:themeColor="accent1"/>
        </w:rPr>
        <w:t>direcçao</w:t>
      </w:r>
      <w:proofErr w:type="spellEnd"/>
      <w:r w:rsidRPr="005523A7">
        <w:rPr>
          <w:color w:val="156082" w:themeColor="accent1"/>
        </w:rPr>
        <w:t xml:space="preserve"> à bateria</w:t>
      </w:r>
    </w:p>
    <w:p w14:paraId="56961A3E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</w:rPr>
        <w:t xml:space="preserve">          </w:t>
      </w:r>
      <w:r w:rsidRPr="005523A7">
        <w:rPr>
          <w:color w:val="156082" w:themeColor="accent1"/>
          <w:lang w:val="en-US"/>
        </w:rPr>
        <w:t>][</w:t>
      </w:r>
    </w:p>
    <w:p w14:paraId="5779B0E3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</w:t>
      </w:r>
      <w:proofErr w:type="spellStart"/>
      <w:r w:rsidRPr="005523A7">
        <w:rPr>
          <w:color w:val="156082" w:themeColor="accent1"/>
          <w:lang w:val="en-US"/>
        </w:rPr>
        <w:t>ifelse</w:t>
      </w:r>
      <w:proofErr w:type="spellEnd"/>
      <w:r w:rsidRPr="005523A7">
        <w:rPr>
          <w:color w:val="156082" w:themeColor="accent1"/>
          <w:lang w:val="en-US"/>
        </w:rPr>
        <w:t xml:space="preserve"> capacity &gt;= </w:t>
      </w:r>
      <w:proofErr w:type="spellStart"/>
      <w:r w:rsidRPr="005523A7">
        <w:rPr>
          <w:color w:val="156082" w:themeColor="accent1"/>
          <w:lang w:val="en-US"/>
        </w:rPr>
        <w:t>cleaner_max_capacity</w:t>
      </w:r>
      <w:proofErr w:type="spellEnd"/>
      <w:r w:rsidRPr="005523A7">
        <w:rPr>
          <w:color w:val="156082" w:themeColor="accent1"/>
          <w:lang w:val="en-US"/>
        </w:rPr>
        <w:t xml:space="preserve"> [</w:t>
      </w:r>
    </w:p>
    <w:p w14:paraId="7283D1AC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</w:t>
      </w:r>
      <w:proofErr w:type="gramStart"/>
      <w:r w:rsidRPr="005523A7">
        <w:rPr>
          <w:color w:val="156082" w:themeColor="accent1"/>
          <w:lang w:val="en-US"/>
        </w:rPr>
        <w:t>;;</w:t>
      </w:r>
      <w:proofErr w:type="gramEnd"/>
      <w:r w:rsidRPr="005523A7">
        <w:rPr>
          <w:color w:val="156082" w:themeColor="accent1"/>
          <w:lang w:val="en-US"/>
        </w:rPr>
        <w:t xml:space="preserve"> modo </w:t>
      </w:r>
      <w:proofErr w:type="spellStart"/>
      <w:r w:rsidRPr="005523A7">
        <w:rPr>
          <w:color w:val="156082" w:themeColor="accent1"/>
          <w:lang w:val="en-US"/>
        </w:rPr>
        <w:t>ir</w:t>
      </w:r>
      <w:proofErr w:type="spellEnd"/>
      <w:r w:rsidRPr="005523A7">
        <w:rPr>
          <w:color w:val="156082" w:themeColor="accent1"/>
          <w:lang w:val="en-US"/>
        </w:rPr>
        <w:t xml:space="preserve"> depositar</w:t>
      </w:r>
    </w:p>
    <w:p w14:paraId="460FB230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</w:t>
      </w:r>
      <w:proofErr w:type="spellStart"/>
      <w:r w:rsidRPr="005523A7">
        <w:rPr>
          <w:color w:val="156082" w:themeColor="accent1"/>
          <w:lang w:val="en-US"/>
        </w:rPr>
        <w:t>ifelse</w:t>
      </w:r>
      <w:proofErr w:type="spellEnd"/>
      <w:r w:rsidRPr="005523A7">
        <w:rPr>
          <w:color w:val="156082" w:themeColor="accent1"/>
          <w:lang w:val="en-US"/>
        </w:rPr>
        <w:t xml:space="preserve"> [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>] of patch-here = blue [</w:t>
      </w:r>
    </w:p>
    <w:p w14:paraId="6333BB45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            </w:t>
      </w:r>
      <w:r w:rsidRPr="005523A7">
        <w:rPr>
          <w:color w:val="156082" w:themeColor="accent1"/>
        </w:rPr>
        <w:t xml:space="preserve">set </w:t>
      </w:r>
      <w:proofErr w:type="spellStart"/>
      <w:r w:rsidRPr="005523A7">
        <w:rPr>
          <w:color w:val="156082" w:themeColor="accent1"/>
        </w:rPr>
        <w:t>capacity</w:t>
      </w:r>
      <w:proofErr w:type="spellEnd"/>
      <w:r w:rsidRPr="005523A7">
        <w:rPr>
          <w:color w:val="156082" w:themeColor="accent1"/>
        </w:rPr>
        <w:t xml:space="preserve"> </w:t>
      </w:r>
      <w:proofErr w:type="gramStart"/>
      <w:r w:rsidRPr="005523A7">
        <w:rPr>
          <w:color w:val="156082" w:themeColor="accent1"/>
        </w:rPr>
        <w:t>0 ;</w:t>
      </w:r>
      <w:proofErr w:type="gramEnd"/>
      <w:r w:rsidRPr="005523A7">
        <w:rPr>
          <w:color w:val="156082" w:themeColor="accent1"/>
        </w:rPr>
        <w:t>; esvazia capacidade toda (ia melhorar mas melhor guardar para fase 2)</w:t>
      </w:r>
    </w:p>
    <w:p w14:paraId="52A42C1E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</w:rPr>
        <w:t xml:space="preserve">              </w:t>
      </w:r>
      <w:r w:rsidRPr="005523A7">
        <w:rPr>
          <w:color w:val="156082" w:themeColor="accent1"/>
          <w:lang w:val="en-US"/>
        </w:rPr>
        <w:t>][</w:t>
      </w:r>
    </w:p>
    <w:p w14:paraId="7F3D63DF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  let target-patch min-one-of (patches in-radius 40 with [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= blue]) [distance myself</w:t>
      </w:r>
      <w:proofErr w:type="gramStart"/>
      <w:r w:rsidRPr="005523A7">
        <w:rPr>
          <w:color w:val="156082" w:themeColor="accent1"/>
          <w:lang w:val="en-US"/>
        </w:rPr>
        <w:t>] ;</w:t>
      </w:r>
      <w:proofErr w:type="gramEnd"/>
      <w:r w:rsidRPr="005523A7">
        <w:rPr>
          <w:color w:val="156082" w:themeColor="accent1"/>
          <w:lang w:val="en-US"/>
        </w:rPr>
        <w:t>; (</w:t>
      </w:r>
      <w:proofErr w:type="spellStart"/>
      <w:r w:rsidRPr="005523A7">
        <w:rPr>
          <w:color w:val="156082" w:themeColor="accent1"/>
          <w:lang w:val="en-US"/>
        </w:rPr>
        <w:t>apenas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esta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linha</w:t>
      </w:r>
      <w:proofErr w:type="spellEnd"/>
      <w:r w:rsidRPr="005523A7">
        <w:rPr>
          <w:color w:val="156082" w:themeColor="accent1"/>
          <w:lang w:val="en-US"/>
        </w:rPr>
        <w:t xml:space="preserve"> é) </w:t>
      </w:r>
      <w:proofErr w:type="spellStart"/>
      <w:r w:rsidRPr="005523A7">
        <w:rPr>
          <w:color w:val="156082" w:themeColor="accent1"/>
          <w:lang w:val="en-US"/>
        </w:rPr>
        <w:t>solução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stackoverflow</w:t>
      </w:r>
      <w:proofErr w:type="spellEnd"/>
      <w:r w:rsidRPr="005523A7">
        <w:rPr>
          <w:color w:val="156082" w:themeColor="accent1"/>
          <w:lang w:val="en-US"/>
        </w:rPr>
        <w:t>: https://stackoverflow.com/questions/36019543/turtles-move-to-nearest-patch-of-a-certain-color-how-can-this-process-be-sped</w:t>
      </w:r>
    </w:p>
    <w:p w14:paraId="712D4E35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  if target-</w:t>
      </w:r>
      <w:proofErr w:type="gramStart"/>
      <w:r w:rsidRPr="005523A7">
        <w:rPr>
          <w:color w:val="156082" w:themeColor="accent1"/>
          <w:lang w:val="en-US"/>
        </w:rPr>
        <w:t>patch !</w:t>
      </w:r>
      <w:proofErr w:type="gramEnd"/>
      <w:r w:rsidRPr="005523A7">
        <w:rPr>
          <w:color w:val="156082" w:themeColor="accent1"/>
          <w:lang w:val="en-US"/>
        </w:rPr>
        <w:t>= nobody [</w:t>
      </w:r>
    </w:p>
    <w:p w14:paraId="721E2C2E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    ask cleaner </w:t>
      </w:r>
      <w:proofErr w:type="spellStart"/>
      <w:r w:rsidRPr="005523A7">
        <w:rPr>
          <w:color w:val="156082" w:themeColor="accent1"/>
          <w:lang w:val="en-US"/>
        </w:rPr>
        <w:t>cleaner_atual</w:t>
      </w:r>
      <w:proofErr w:type="spellEnd"/>
      <w:r w:rsidRPr="005523A7">
        <w:rPr>
          <w:color w:val="156082" w:themeColor="accent1"/>
          <w:lang w:val="en-US"/>
        </w:rPr>
        <w:t xml:space="preserve"> [</w:t>
      </w:r>
    </w:p>
    <w:p w14:paraId="0A91D454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                </w:t>
      </w:r>
      <w:r w:rsidRPr="005523A7">
        <w:rPr>
          <w:color w:val="156082" w:themeColor="accent1"/>
        </w:rPr>
        <w:t>face target-</w:t>
      </w:r>
      <w:proofErr w:type="spellStart"/>
      <w:proofErr w:type="gramStart"/>
      <w:r w:rsidRPr="005523A7">
        <w:rPr>
          <w:color w:val="156082" w:themeColor="accent1"/>
        </w:rPr>
        <w:t>patch</w:t>
      </w:r>
      <w:proofErr w:type="spellEnd"/>
      <w:r w:rsidRPr="005523A7">
        <w:rPr>
          <w:color w:val="156082" w:themeColor="accent1"/>
        </w:rPr>
        <w:t xml:space="preserve"> ;</w:t>
      </w:r>
      <w:proofErr w:type="gramEnd"/>
      <w:r w:rsidRPr="005523A7">
        <w:rPr>
          <w:color w:val="156082" w:themeColor="accent1"/>
        </w:rPr>
        <w:t>; direcionar para o deposito</w:t>
      </w:r>
    </w:p>
    <w:p w14:paraId="178B587C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</w:rPr>
        <w:t xml:space="preserve">                  </w:t>
      </w:r>
      <w:r w:rsidRPr="005523A7">
        <w:rPr>
          <w:color w:val="156082" w:themeColor="accent1"/>
          <w:lang w:val="en-US"/>
        </w:rPr>
        <w:t>]</w:t>
      </w:r>
    </w:p>
    <w:p w14:paraId="57CE48D7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  ]</w:t>
      </w:r>
    </w:p>
    <w:p w14:paraId="1FCD3800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]</w:t>
      </w:r>
    </w:p>
    <w:p w14:paraId="1EEA0DF3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][</w:t>
      </w:r>
    </w:p>
    <w:p w14:paraId="1425F4BA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</w:t>
      </w:r>
      <w:proofErr w:type="gramStart"/>
      <w:r w:rsidRPr="005523A7">
        <w:rPr>
          <w:color w:val="156082" w:themeColor="accent1"/>
          <w:lang w:val="en-US"/>
        </w:rPr>
        <w:t>;;</w:t>
      </w:r>
      <w:proofErr w:type="gram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movimento</w:t>
      </w:r>
      <w:proofErr w:type="spellEnd"/>
      <w:r w:rsidRPr="005523A7">
        <w:rPr>
          <w:color w:val="156082" w:themeColor="accent1"/>
          <w:lang w:val="en-US"/>
        </w:rPr>
        <w:t xml:space="preserve"> modo </w:t>
      </w:r>
      <w:proofErr w:type="spellStart"/>
      <w:r w:rsidRPr="005523A7">
        <w:rPr>
          <w:color w:val="156082" w:themeColor="accent1"/>
          <w:lang w:val="en-US"/>
        </w:rPr>
        <w:t>aspirar</w:t>
      </w:r>
      <w:proofErr w:type="spellEnd"/>
    </w:p>
    <w:p w14:paraId="0F2A480F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          </w:t>
      </w:r>
      <w:proofErr w:type="spellStart"/>
      <w:r w:rsidRPr="005523A7">
        <w:rPr>
          <w:color w:val="156082" w:themeColor="accent1"/>
          <w:lang w:val="en-US"/>
        </w:rPr>
        <w:t>ifelse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last_cleaning_</w:t>
      </w:r>
      <w:proofErr w:type="gramStart"/>
      <w:r w:rsidRPr="005523A7">
        <w:rPr>
          <w:color w:val="156082" w:themeColor="accent1"/>
          <w:lang w:val="en-US"/>
        </w:rPr>
        <w:t>location</w:t>
      </w:r>
      <w:proofErr w:type="spellEnd"/>
      <w:r w:rsidRPr="005523A7">
        <w:rPr>
          <w:color w:val="156082" w:themeColor="accent1"/>
          <w:lang w:val="en-US"/>
        </w:rPr>
        <w:t xml:space="preserve"> !</w:t>
      </w:r>
      <w:proofErr w:type="gramEnd"/>
      <w:r w:rsidRPr="005523A7">
        <w:rPr>
          <w:color w:val="156082" w:themeColor="accent1"/>
          <w:lang w:val="en-US"/>
        </w:rPr>
        <w:t xml:space="preserve">= </w:t>
      </w:r>
      <w:r w:rsidRPr="005523A7">
        <w:rPr>
          <w:color w:val="156082" w:themeColor="accent1"/>
        </w:rPr>
        <w:t>[0 0] [ ;; voltar ao local anterior</w:t>
      </w:r>
    </w:p>
    <w:p w14:paraId="641B1BAC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lastRenderedPageBreak/>
        <w:t xml:space="preserve">                </w:t>
      </w:r>
      <w:proofErr w:type="spellStart"/>
      <w:r w:rsidRPr="005523A7">
        <w:rPr>
          <w:color w:val="156082" w:themeColor="accent1"/>
        </w:rPr>
        <w:t>facexy</w:t>
      </w:r>
      <w:proofErr w:type="spellEnd"/>
      <w:r w:rsidRPr="005523A7">
        <w:rPr>
          <w:color w:val="156082" w:themeColor="accent1"/>
        </w:rPr>
        <w:t xml:space="preserve"> item 0 </w:t>
      </w:r>
      <w:proofErr w:type="spellStart"/>
      <w:r w:rsidRPr="005523A7">
        <w:rPr>
          <w:color w:val="156082" w:themeColor="accent1"/>
        </w:rPr>
        <w:t>last_cleaning_location</w:t>
      </w:r>
      <w:proofErr w:type="spellEnd"/>
      <w:r w:rsidRPr="005523A7">
        <w:rPr>
          <w:color w:val="156082" w:themeColor="accent1"/>
        </w:rPr>
        <w:t xml:space="preserve"> item 1 </w:t>
      </w:r>
      <w:proofErr w:type="spellStart"/>
      <w:r w:rsidRPr="005523A7">
        <w:rPr>
          <w:color w:val="156082" w:themeColor="accent1"/>
        </w:rPr>
        <w:t>last_cleaning_</w:t>
      </w:r>
      <w:proofErr w:type="gramStart"/>
      <w:r w:rsidRPr="005523A7">
        <w:rPr>
          <w:color w:val="156082" w:themeColor="accent1"/>
        </w:rPr>
        <w:t>location</w:t>
      </w:r>
      <w:proofErr w:type="spellEnd"/>
      <w:r w:rsidRPr="005523A7">
        <w:rPr>
          <w:color w:val="156082" w:themeColor="accent1"/>
        </w:rPr>
        <w:t xml:space="preserve"> ;</w:t>
      </w:r>
      <w:proofErr w:type="gramEnd"/>
      <w:r w:rsidRPr="005523A7">
        <w:rPr>
          <w:color w:val="156082" w:themeColor="accent1"/>
        </w:rPr>
        <w:t>; TO UPGRADE: virar caso bata enquanto vai para sitio dele</w:t>
      </w:r>
    </w:p>
    <w:p w14:paraId="7F018679" w14:textId="77777777" w:rsidR="00EC4E69" w:rsidRPr="00BA361E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  </w:t>
      </w:r>
      <w:r w:rsidRPr="00BA361E">
        <w:rPr>
          <w:color w:val="156082" w:themeColor="accent1"/>
        </w:rPr>
        <w:t>][</w:t>
      </w:r>
    </w:p>
    <w:p w14:paraId="7890CCDC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BA361E">
        <w:rPr>
          <w:color w:val="156082" w:themeColor="accent1"/>
        </w:rPr>
        <w:t xml:space="preserve">                </w:t>
      </w:r>
      <w:proofErr w:type="gramStart"/>
      <w:r w:rsidRPr="005523A7">
        <w:rPr>
          <w:color w:val="156082" w:themeColor="accent1"/>
          <w:lang w:val="en-US"/>
        </w:rPr>
        <w:t>;;</w:t>
      </w:r>
      <w:proofErr w:type="gram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aspirar</w:t>
      </w:r>
      <w:proofErr w:type="spellEnd"/>
      <w:r w:rsidRPr="005523A7">
        <w:rPr>
          <w:color w:val="156082" w:themeColor="accent1"/>
          <w:lang w:val="en-US"/>
        </w:rPr>
        <w:t xml:space="preserve"> área </w:t>
      </w:r>
      <w:proofErr w:type="spellStart"/>
      <w:r w:rsidRPr="005523A7">
        <w:rPr>
          <w:color w:val="156082" w:themeColor="accent1"/>
          <w:lang w:val="en-US"/>
        </w:rPr>
        <w:t>desconhecida</w:t>
      </w:r>
      <w:proofErr w:type="spellEnd"/>
    </w:p>
    <w:p w14:paraId="66100C54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  if patch-ahead 1 = nobody or ([</w:t>
      </w:r>
      <w:proofErr w:type="spellStart"/>
      <w:proofErr w:type="gram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>]</w:t>
      </w:r>
      <w:proofErr w:type="gramEnd"/>
      <w:r w:rsidRPr="005523A7">
        <w:rPr>
          <w:color w:val="156082" w:themeColor="accent1"/>
          <w:lang w:val="en-US"/>
        </w:rPr>
        <w:t xml:space="preserve"> of patch-ahead </w:t>
      </w:r>
      <w:proofErr w:type="gramStart"/>
      <w:r w:rsidRPr="005523A7">
        <w:rPr>
          <w:color w:val="156082" w:themeColor="accent1"/>
          <w:lang w:val="en-US"/>
        </w:rPr>
        <w:t>1 !</w:t>
      </w:r>
      <w:proofErr w:type="gramEnd"/>
      <w:r w:rsidRPr="005523A7">
        <w:rPr>
          <w:color w:val="156082" w:themeColor="accent1"/>
          <w:lang w:val="en-US"/>
        </w:rPr>
        <w:t xml:space="preserve">= </w:t>
      </w:r>
      <w:proofErr w:type="spellStart"/>
      <w:r w:rsidRPr="005523A7">
        <w:rPr>
          <w:color w:val="156082" w:themeColor="accent1"/>
          <w:lang w:val="en-US"/>
        </w:rPr>
        <w:t>cor_chao</w:t>
      </w:r>
      <w:proofErr w:type="spellEnd"/>
      <w:r w:rsidRPr="005523A7">
        <w:rPr>
          <w:color w:val="156082" w:themeColor="accent1"/>
          <w:lang w:val="en-US"/>
        </w:rPr>
        <w:t xml:space="preserve"> and [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>] of patch-ahead 1 != black) [</w:t>
      </w:r>
    </w:p>
    <w:p w14:paraId="10B5EED3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              </w:t>
      </w:r>
      <w:proofErr w:type="spellStart"/>
      <w:r w:rsidRPr="005523A7">
        <w:rPr>
          <w:color w:val="156082" w:themeColor="accent1"/>
        </w:rPr>
        <w:t>right</w:t>
      </w:r>
      <w:proofErr w:type="spellEnd"/>
      <w:r w:rsidRPr="005523A7">
        <w:rPr>
          <w:color w:val="156082" w:themeColor="accent1"/>
        </w:rPr>
        <w:t xml:space="preserve"> random 360</w:t>
      </w:r>
    </w:p>
    <w:p w14:paraId="2E97D53E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    ]</w:t>
      </w:r>
    </w:p>
    <w:p w14:paraId="11DC7508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  ]</w:t>
      </w:r>
    </w:p>
    <w:p w14:paraId="51826EA6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  </w:t>
      </w:r>
      <w:proofErr w:type="gramStart"/>
      <w:r w:rsidRPr="005523A7">
        <w:rPr>
          <w:color w:val="156082" w:themeColor="accent1"/>
        </w:rPr>
        <w:t>;;</w:t>
      </w:r>
      <w:proofErr w:type="gramEnd"/>
      <w:r w:rsidRPr="005523A7">
        <w:rPr>
          <w:color w:val="156082" w:themeColor="accent1"/>
        </w:rPr>
        <w:t xml:space="preserve"> mudar cor (limpar o chão)</w:t>
      </w:r>
    </w:p>
    <w:p w14:paraId="13DBBFBB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</w:rPr>
        <w:t xml:space="preserve">              </w:t>
      </w:r>
      <w:proofErr w:type="spellStart"/>
      <w:r w:rsidRPr="005523A7">
        <w:rPr>
          <w:color w:val="156082" w:themeColor="accent1"/>
          <w:lang w:val="en-US"/>
        </w:rPr>
        <w:t>ifelse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= </w:t>
      </w:r>
      <w:proofErr w:type="spellStart"/>
      <w:r w:rsidRPr="005523A7">
        <w:rPr>
          <w:color w:val="156082" w:themeColor="accent1"/>
          <w:lang w:val="en-US"/>
        </w:rPr>
        <w:t>cor_chao</w:t>
      </w:r>
      <w:proofErr w:type="spellEnd"/>
      <w:r w:rsidRPr="005523A7">
        <w:rPr>
          <w:color w:val="156082" w:themeColor="accent1"/>
          <w:lang w:val="en-US"/>
        </w:rPr>
        <w:t xml:space="preserve"> [</w:t>
      </w:r>
    </w:p>
    <w:p w14:paraId="70573236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  if capacity + 1 &lt;= </w:t>
      </w:r>
      <w:proofErr w:type="spellStart"/>
      <w:r w:rsidRPr="005523A7">
        <w:rPr>
          <w:color w:val="156082" w:themeColor="accent1"/>
          <w:lang w:val="en-US"/>
        </w:rPr>
        <w:t>cleaner_max_capacity</w:t>
      </w:r>
      <w:proofErr w:type="spellEnd"/>
      <w:r w:rsidRPr="005523A7">
        <w:rPr>
          <w:color w:val="156082" w:themeColor="accent1"/>
          <w:lang w:val="en-US"/>
        </w:rPr>
        <w:t xml:space="preserve"> [</w:t>
      </w:r>
    </w:p>
    <w:p w14:paraId="5C2E342E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    set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cor_lixo_cleaned</w:t>
      </w:r>
      <w:proofErr w:type="spellEnd"/>
    </w:p>
    <w:p w14:paraId="7394BE92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          set capacity </w:t>
      </w:r>
      <w:proofErr w:type="spellStart"/>
      <w:r w:rsidRPr="005523A7">
        <w:rPr>
          <w:color w:val="156082" w:themeColor="accent1"/>
          <w:lang w:val="en-US"/>
        </w:rPr>
        <w:t>capacity</w:t>
      </w:r>
      <w:proofErr w:type="spellEnd"/>
      <w:r w:rsidRPr="005523A7">
        <w:rPr>
          <w:color w:val="156082" w:themeColor="accent1"/>
          <w:lang w:val="en-US"/>
        </w:rPr>
        <w:t xml:space="preserve"> + 1</w:t>
      </w:r>
    </w:p>
    <w:p w14:paraId="2C5FDC87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            </w:t>
      </w:r>
      <w:r w:rsidRPr="005523A7">
        <w:rPr>
          <w:color w:val="156082" w:themeColor="accent1"/>
        </w:rPr>
        <w:t>]</w:t>
      </w:r>
    </w:p>
    <w:p w14:paraId="749BF9B0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  ][</w:t>
      </w:r>
    </w:p>
    <w:p w14:paraId="1EC6BC31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    set </w:t>
      </w:r>
      <w:proofErr w:type="spellStart"/>
      <w:r w:rsidRPr="005523A7">
        <w:rPr>
          <w:color w:val="156082" w:themeColor="accent1"/>
        </w:rPr>
        <w:t>last_cleaning_location</w:t>
      </w:r>
      <w:proofErr w:type="spellEnd"/>
      <w:r w:rsidRPr="005523A7">
        <w:rPr>
          <w:color w:val="156082" w:themeColor="accent1"/>
        </w:rPr>
        <w:t xml:space="preserve"> [0 0</w:t>
      </w:r>
      <w:proofErr w:type="gramStart"/>
      <w:r w:rsidRPr="005523A7">
        <w:rPr>
          <w:color w:val="156082" w:themeColor="accent1"/>
        </w:rPr>
        <w:t>] ;</w:t>
      </w:r>
      <w:proofErr w:type="gramEnd"/>
      <w:r w:rsidRPr="005523A7">
        <w:rPr>
          <w:color w:val="156082" w:themeColor="accent1"/>
        </w:rPr>
        <w:t>; caso tenha batido num obstáculo ou já tenha limpo sítio anterior</w:t>
      </w:r>
    </w:p>
    <w:p w14:paraId="492E62F7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  ]</w:t>
      </w:r>
    </w:p>
    <w:p w14:paraId="13977C4B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]</w:t>
      </w:r>
    </w:p>
    <w:p w14:paraId="35880590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]</w:t>
      </w:r>
    </w:p>
    <w:p w14:paraId="3E4A479E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]</w:t>
      </w:r>
    </w:p>
    <w:p w14:paraId="42AA5E3A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]</w:t>
      </w:r>
    </w:p>
    <w:p w14:paraId="1CEDAB24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]</w:t>
      </w:r>
    </w:p>
    <w:p w14:paraId="64CB5646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</w:t>
      </w:r>
      <w:proofErr w:type="gramStart"/>
      <w:r w:rsidRPr="005523A7">
        <w:rPr>
          <w:color w:val="156082" w:themeColor="accent1"/>
        </w:rPr>
        <w:t>;;</w:t>
      </w:r>
      <w:proofErr w:type="gramEnd"/>
      <w:r w:rsidRPr="005523A7">
        <w:rPr>
          <w:color w:val="156082" w:themeColor="accent1"/>
        </w:rPr>
        <w:t xml:space="preserve"> baixa de bateria (</w:t>
      </w:r>
      <w:proofErr w:type="spellStart"/>
      <w:r w:rsidRPr="005523A7">
        <w:rPr>
          <w:color w:val="156082" w:themeColor="accent1"/>
        </w:rPr>
        <w:t>dps</w:t>
      </w:r>
      <w:proofErr w:type="spellEnd"/>
      <w:r w:rsidRPr="005523A7">
        <w:rPr>
          <w:color w:val="156082" w:themeColor="accent1"/>
        </w:rPr>
        <w:t xml:space="preserve"> do ciclo em q limparam o lixo)</w:t>
      </w:r>
    </w:p>
    <w:p w14:paraId="67B99F3B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</w:rPr>
        <w:t xml:space="preserve">    </w:t>
      </w:r>
      <w:r w:rsidRPr="005523A7">
        <w:rPr>
          <w:color w:val="156082" w:themeColor="accent1"/>
          <w:lang w:val="en-US"/>
        </w:rPr>
        <w:t>ask cleaners [</w:t>
      </w:r>
    </w:p>
    <w:p w14:paraId="571E9889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set battery </w:t>
      </w:r>
      <w:proofErr w:type="spellStart"/>
      <w:r w:rsidRPr="005523A7">
        <w:rPr>
          <w:color w:val="156082" w:themeColor="accent1"/>
          <w:lang w:val="en-US"/>
        </w:rPr>
        <w:t>battery</w:t>
      </w:r>
      <w:proofErr w:type="spellEnd"/>
      <w:r w:rsidRPr="005523A7">
        <w:rPr>
          <w:color w:val="156082" w:themeColor="accent1"/>
          <w:lang w:val="en-US"/>
        </w:rPr>
        <w:t xml:space="preserve"> - </w:t>
      </w:r>
      <w:proofErr w:type="spellStart"/>
      <w:r w:rsidRPr="005523A7">
        <w:rPr>
          <w:color w:val="156082" w:themeColor="accent1"/>
          <w:lang w:val="en-US"/>
        </w:rPr>
        <w:t>cleaner_consumption_</w:t>
      </w:r>
      <w:proofErr w:type="gramStart"/>
      <w:r w:rsidRPr="005523A7">
        <w:rPr>
          <w:color w:val="156082" w:themeColor="accent1"/>
          <w:lang w:val="en-US"/>
        </w:rPr>
        <w:t>battery</w:t>
      </w:r>
      <w:proofErr w:type="spellEnd"/>
      <w:r w:rsidRPr="005523A7">
        <w:rPr>
          <w:color w:val="156082" w:themeColor="accent1"/>
          <w:lang w:val="en-US"/>
        </w:rPr>
        <w:t xml:space="preserve"> ;</w:t>
      </w:r>
      <w:proofErr w:type="gramEnd"/>
      <w:r w:rsidRPr="005523A7">
        <w:rPr>
          <w:color w:val="156082" w:themeColor="accent1"/>
          <w:lang w:val="en-US"/>
        </w:rPr>
        <w:t xml:space="preserve">; </w:t>
      </w:r>
      <w:proofErr w:type="spellStart"/>
      <w:r w:rsidRPr="005523A7">
        <w:rPr>
          <w:color w:val="156082" w:themeColor="accent1"/>
          <w:lang w:val="en-US"/>
        </w:rPr>
        <w:t>cleaner_consumption_battery</w:t>
      </w:r>
      <w:proofErr w:type="spellEnd"/>
      <w:r w:rsidRPr="005523A7">
        <w:rPr>
          <w:color w:val="156082" w:themeColor="accent1"/>
          <w:lang w:val="en-US"/>
        </w:rPr>
        <w:t xml:space="preserve"> é a </w:t>
      </w:r>
      <w:proofErr w:type="spellStart"/>
      <w:r w:rsidRPr="005523A7">
        <w:rPr>
          <w:color w:val="156082" w:themeColor="accent1"/>
          <w:lang w:val="en-US"/>
        </w:rPr>
        <w:t>variável</w:t>
      </w:r>
      <w:proofErr w:type="spellEnd"/>
      <w:r w:rsidRPr="005523A7">
        <w:rPr>
          <w:color w:val="156082" w:themeColor="accent1"/>
          <w:lang w:val="en-US"/>
        </w:rPr>
        <w:t xml:space="preserve"> q </w:t>
      </w:r>
      <w:proofErr w:type="spellStart"/>
      <w:r w:rsidRPr="005523A7">
        <w:rPr>
          <w:color w:val="156082" w:themeColor="accent1"/>
          <w:lang w:val="en-US"/>
        </w:rPr>
        <w:t>depende</w:t>
      </w:r>
      <w:proofErr w:type="spellEnd"/>
      <w:r w:rsidRPr="005523A7">
        <w:rPr>
          <w:color w:val="156082" w:themeColor="accent1"/>
          <w:lang w:val="en-US"/>
        </w:rPr>
        <w:t xml:space="preserve"> da </w:t>
      </w:r>
      <w:proofErr w:type="spellStart"/>
      <w:r w:rsidRPr="005523A7">
        <w:rPr>
          <w:color w:val="156082" w:themeColor="accent1"/>
          <w:lang w:val="en-US"/>
        </w:rPr>
        <w:t>potência</w:t>
      </w:r>
      <w:proofErr w:type="spellEnd"/>
    </w:p>
    <w:p w14:paraId="4BCEB482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lastRenderedPageBreak/>
        <w:t xml:space="preserve">      if battery &lt; 0 </w:t>
      </w:r>
      <w:proofErr w:type="gramStart"/>
      <w:r w:rsidRPr="005523A7">
        <w:rPr>
          <w:color w:val="156082" w:themeColor="accent1"/>
          <w:lang w:val="en-US"/>
        </w:rPr>
        <w:t>[ set</w:t>
      </w:r>
      <w:proofErr w:type="gramEnd"/>
      <w:r w:rsidRPr="005523A7">
        <w:rPr>
          <w:color w:val="156082" w:themeColor="accent1"/>
          <w:lang w:val="en-US"/>
        </w:rPr>
        <w:t xml:space="preserve"> battery </w:t>
      </w:r>
      <w:proofErr w:type="gramStart"/>
      <w:r w:rsidRPr="005523A7">
        <w:rPr>
          <w:color w:val="156082" w:themeColor="accent1"/>
          <w:lang w:val="en-US"/>
        </w:rPr>
        <w:t>0 ]</w:t>
      </w:r>
      <w:proofErr w:type="gramEnd"/>
    </w:p>
    <w:p w14:paraId="53EFB8EA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]</w:t>
      </w:r>
    </w:p>
    <w:p w14:paraId="2E95D31C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]</w:t>
      </w:r>
    </w:p>
    <w:p w14:paraId="44D09471" w14:textId="77777777" w:rsidR="00EC4E69" w:rsidRPr="005523A7" w:rsidRDefault="00EC4E69" w:rsidP="00EC4E69">
      <w:pPr>
        <w:rPr>
          <w:color w:val="156082" w:themeColor="accent1"/>
          <w:lang w:val="en-US"/>
        </w:rPr>
      </w:pPr>
    </w:p>
    <w:p w14:paraId="10DB8088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</w:t>
      </w:r>
      <w:proofErr w:type="gramStart"/>
      <w:r w:rsidRPr="005523A7">
        <w:rPr>
          <w:color w:val="156082" w:themeColor="accent1"/>
          <w:lang w:val="en-US"/>
        </w:rPr>
        <w:t>;;</w:t>
      </w:r>
      <w:proofErr w:type="gram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ações</w:t>
      </w:r>
      <w:proofErr w:type="spellEnd"/>
      <w:r w:rsidRPr="005523A7">
        <w:rPr>
          <w:color w:val="156082" w:themeColor="accent1"/>
          <w:lang w:val="en-US"/>
        </w:rPr>
        <w:t xml:space="preserve"> dos polluters</w:t>
      </w:r>
    </w:p>
    <w:p w14:paraId="4FDE8DD7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ask polluters [</w:t>
      </w:r>
    </w:p>
    <w:p w14:paraId="27F43FEF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if random 100 &lt;= </w:t>
      </w:r>
      <w:proofErr w:type="spellStart"/>
      <w:r w:rsidRPr="005523A7">
        <w:rPr>
          <w:color w:val="156082" w:themeColor="accent1"/>
          <w:lang w:val="en-US"/>
        </w:rPr>
        <w:t>prob_sujar</w:t>
      </w:r>
      <w:proofErr w:type="spellEnd"/>
      <w:r w:rsidRPr="005523A7">
        <w:rPr>
          <w:color w:val="156082" w:themeColor="accent1"/>
          <w:lang w:val="en-US"/>
        </w:rPr>
        <w:t xml:space="preserve"> [</w:t>
      </w:r>
    </w:p>
    <w:p w14:paraId="60456A98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ask patch-here [</w:t>
      </w:r>
    </w:p>
    <w:p w14:paraId="621740F4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    </w:t>
      </w:r>
      <w:proofErr w:type="spellStart"/>
      <w:r w:rsidRPr="005523A7">
        <w:rPr>
          <w:color w:val="156082" w:themeColor="accent1"/>
          <w:lang w:val="en-US"/>
        </w:rPr>
        <w:t>ifelse</w:t>
      </w:r>
      <w:proofErr w:type="spellEnd"/>
      <w:r w:rsidRPr="005523A7">
        <w:rPr>
          <w:color w:val="156082" w:themeColor="accent1"/>
          <w:lang w:val="en-US"/>
        </w:rPr>
        <w:t xml:space="preserve"> </w:t>
      </w:r>
      <w:proofErr w:type="spellStart"/>
      <w:r w:rsidRPr="005523A7">
        <w:rPr>
          <w:color w:val="156082" w:themeColor="accent1"/>
          <w:lang w:val="en-US"/>
        </w:rPr>
        <w:t>pcolor</w:t>
      </w:r>
      <w:proofErr w:type="spellEnd"/>
      <w:r w:rsidRPr="005523A7">
        <w:rPr>
          <w:color w:val="156082" w:themeColor="accent1"/>
          <w:lang w:val="en-US"/>
        </w:rPr>
        <w:t xml:space="preserve"> = </w:t>
      </w:r>
      <w:proofErr w:type="spellStart"/>
      <w:r w:rsidRPr="005523A7">
        <w:rPr>
          <w:color w:val="156082" w:themeColor="accent1"/>
          <w:lang w:val="en-US"/>
        </w:rPr>
        <w:t>cor_chao</w:t>
      </w:r>
      <w:proofErr w:type="spellEnd"/>
      <w:r w:rsidRPr="005523A7">
        <w:rPr>
          <w:color w:val="156082" w:themeColor="accent1"/>
          <w:lang w:val="en-US"/>
        </w:rPr>
        <w:t xml:space="preserve"> [</w:t>
      </w:r>
    </w:p>
    <w:p w14:paraId="3123B485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  <w:lang w:val="en-US"/>
        </w:rPr>
        <w:t xml:space="preserve">          </w:t>
      </w:r>
      <w:proofErr w:type="spellStart"/>
      <w:r w:rsidRPr="005523A7">
        <w:rPr>
          <w:color w:val="156082" w:themeColor="accent1"/>
        </w:rPr>
        <w:t>let</w:t>
      </w:r>
      <w:proofErr w:type="spellEnd"/>
      <w:r w:rsidRPr="005523A7">
        <w:rPr>
          <w:color w:val="156082" w:themeColor="accent1"/>
        </w:rPr>
        <w:t xml:space="preserve"> lixo </w:t>
      </w:r>
      <w:proofErr w:type="spellStart"/>
      <w:r w:rsidRPr="005523A7">
        <w:rPr>
          <w:color w:val="156082" w:themeColor="accent1"/>
        </w:rPr>
        <w:t>random-float</w:t>
      </w:r>
      <w:proofErr w:type="spellEnd"/>
      <w:r w:rsidRPr="005523A7">
        <w:rPr>
          <w:color w:val="156082" w:themeColor="accent1"/>
        </w:rPr>
        <w:t xml:space="preserve"> </w:t>
      </w:r>
      <w:proofErr w:type="gramStart"/>
      <w:r w:rsidRPr="005523A7">
        <w:rPr>
          <w:color w:val="156082" w:themeColor="accent1"/>
        </w:rPr>
        <w:t>100 ;</w:t>
      </w:r>
      <w:proofErr w:type="gramEnd"/>
      <w:r w:rsidRPr="005523A7">
        <w:rPr>
          <w:color w:val="156082" w:themeColor="accent1"/>
        </w:rPr>
        <w:t xml:space="preserve">; </w:t>
      </w:r>
      <w:proofErr w:type="spellStart"/>
      <w:r w:rsidRPr="005523A7">
        <w:rPr>
          <w:color w:val="156082" w:themeColor="accent1"/>
        </w:rPr>
        <w:t>random</w:t>
      </w:r>
      <w:proofErr w:type="spellEnd"/>
      <w:r w:rsidRPr="005523A7">
        <w:rPr>
          <w:color w:val="156082" w:themeColor="accent1"/>
        </w:rPr>
        <w:t xml:space="preserve"> para decidir tamanho do lixo</w:t>
      </w:r>
    </w:p>
    <w:p w14:paraId="41D13107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</w:t>
      </w:r>
      <w:proofErr w:type="spellStart"/>
      <w:r w:rsidRPr="005523A7">
        <w:rPr>
          <w:color w:val="156082" w:themeColor="accent1"/>
        </w:rPr>
        <w:t>ifelse</w:t>
      </w:r>
      <w:proofErr w:type="spellEnd"/>
      <w:r w:rsidRPr="005523A7">
        <w:rPr>
          <w:color w:val="156082" w:themeColor="accent1"/>
        </w:rPr>
        <w:t xml:space="preserve"> lixo &lt;= 40 [</w:t>
      </w:r>
    </w:p>
    <w:p w14:paraId="1152A3CD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set </w:t>
      </w:r>
      <w:proofErr w:type="spellStart"/>
      <w:r w:rsidRPr="005523A7">
        <w:rPr>
          <w:color w:val="156082" w:themeColor="accent1"/>
        </w:rPr>
        <w:t>pcolor</w:t>
      </w:r>
      <w:proofErr w:type="spellEnd"/>
      <w:r w:rsidRPr="005523A7">
        <w:rPr>
          <w:color w:val="156082" w:themeColor="accent1"/>
        </w:rPr>
        <w:t xml:space="preserve"> item 0 </w:t>
      </w:r>
      <w:proofErr w:type="spellStart"/>
      <w:r w:rsidRPr="005523A7">
        <w:rPr>
          <w:color w:val="156082" w:themeColor="accent1"/>
        </w:rPr>
        <w:t>tipo_lixo</w:t>
      </w:r>
      <w:proofErr w:type="spellEnd"/>
    </w:p>
    <w:p w14:paraId="2A62A32D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][</w:t>
      </w:r>
    </w:p>
    <w:p w14:paraId="251AB590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</w:t>
      </w:r>
      <w:proofErr w:type="spellStart"/>
      <w:r w:rsidRPr="005523A7">
        <w:rPr>
          <w:color w:val="156082" w:themeColor="accent1"/>
        </w:rPr>
        <w:t>ifelse</w:t>
      </w:r>
      <w:proofErr w:type="spellEnd"/>
      <w:r w:rsidRPr="005523A7">
        <w:rPr>
          <w:color w:val="156082" w:themeColor="accent1"/>
        </w:rPr>
        <w:t xml:space="preserve"> lixo &lt;= 70 [</w:t>
      </w:r>
    </w:p>
    <w:p w14:paraId="0CB42258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  set </w:t>
      </w:r>
      <w:proofErr w:type="spellStart"/>
      <w:r w:rsidRPr="005523A7">
        <w:rPr>
          <w:color w:val="156082" w:themeColor="accent1"/>
        </w:rPr>
        <w:t>pcolor</w:t>
      </w:r>
      <w:proofErr w:type="spellEnd"/>
      <w:r w:rsidRPr="005523A7">
        <w:rPr>
          <w:color w:val="156082" w:themeColor="accent1"/>
        </w:rPr>
        <w:t xml:space="preserve"> item 1 </w:t>
      </w:r>
      <w:proofErr w:type="spellStart"/>
      <w:r w:rsidRPr="005523A7">
        <w:rPr>
          <w:color w:val="156082" w:themeColor="accent1"/>
        </w:rPr>
        <w:t>tipo_lixo</w:t>
      </w:r>
      <w:proofErr w:type="spellEnd"/>
    </w:p>
    <w:p w14:paraId="759632F4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][</w:t>
      </w:r>
    </w:p>
    <w:p w14:paraId="1E2DA232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  set </w:t>
      </w:r>
      <w:proofErr w:type="spellStart"/>
      <w:r w:rsidRPr="005523A7">
        <w:rPr>
          <w:color w:val="156082" w:themeColor="accent1"/>
        </w:rPr>
        <w:t>pcolor</w:t>
      </w:r>
      <w:proofErr w:type="spellEnd"/>
      <w:r w:rsidRPr="005523A7">
        <w:rPr>
          <w:color w:val="156082" w:themeColor="accent1"/>
        </w:rPr>
        <w:t xml:space="preserve"> item 2 </w:t>
      </w:r>
      <w:proofErr w:type="spellStart"/>
      <w:r w:rsidRPr="005523A7">
        <w:rPr>
          <w:color w:val="156082" w:themeColor="accent1"/>
        </w:rPr>
        <w:t>tipo_lixo</w:t>
      </w:r>
      <w:proofErr w:type="spellEnd"/>
    </w:p>
    <w:p w14:paraId="57B40CD6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]</w:t>
      </w:r>
    </w:p>
    <w:p w14:paraId="315D622F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]</w:t>
      </w:r>
    </w:p>
    <w:p w14:paraId="668C62E3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][</w:t>
      </w:r>
    </w:p>
    <w:p w14:paraId="32BA990C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</w:t>
      </w:r>
      <w:proofErr w:type="spellStart"/>
      <w:r w:rsidRPr="005523A7">
        <w:rPr>
          <w:color w:val="156082" w:themeColor="accent1"/>
        </w:rPr>
        <w:t>ifelse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pcolor</w:t>
      </w:r>
      <w:proofErr w:type="spellEnd"/>
      <w:r w:rsidRPr="005523A7">
        <w:rPr>
          <w:color w:val="156082" w:themeColor="accent1"/>
        </w:rPr>
        <w:t xml:space="preserve"> = item 0 </w:t>
      </w:r>
      <w:proofErr w:type="spellStart"/>
      <w:r w:rsidRPr="005523A7">
        <w:rPr>
          <w:color w:val="156082" w:themeColor="accent1"/>
        </w:rPr>
        <w:t>tipo_lixo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or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pcolor</w:t>
      </w:r>
      <w:proofErr w:type="spellEnd"/>
      <w:r w:rsidRPr="005523A7">
        <w:rPr>
          <w:color w:val="156082" w:themeColor="accent1"/>
        </w:rPr>
        <w:t xml:space="preserve"> = item 1 </w:t>
      </w:r>
      <w:proofErr w:type="spellStart"/>
      <w:r w:rsidRPr="005523A7">
        <w:rPr>
          <w:color w:val="156082" w:themeColor="accent1"/>
        </w:rPr>
        <w:t>tipo_lixo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or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pcolor</w:t>
      </w:r>
      <w:proofErr w:type="spellEnd"/>
      <w:r w:rsidRPr="005523A7">
        <w:rPr>
          <w:color w:val="156082" w:themeColor="accent1"/>
        </w:rPr>
        <w:t xml:space="preserve"> = item 2 </w:t>
      </w:r>
      <w:proofErr w:type="spellStart"/>
      <w:r w:rsidRPr="005523A7">
        <w:rPr>
          <w:color w:val="156082" w:themeColor="accent1"/>
        </w:rPr>
        <w:t>tipo_lixo</w:t>
      </w:r>
      <w:proofErr w:type="spellEnd"/>
      <w:r w:rsidRPr="005523A7">
        <w:rPr>
          <w:color w:val="156082" w:themeColor="accent1"/>
        </w:rPr>
        <w:t xml:space="preserve"> [</w:t>
      </w:r>
    </w:p>
    <w:p w14:paraId="3B8E417E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</w:t>
      </w:r>
      <w:proofErr w:type="gramStart"/>
      <w:r w:rsidRPr="005523A7">
        <w:rPr>
          <w:color w:val="156082" w:themeColor="accent1"/>
        </w:rPr>
        <w:t>;;</w:t>
      </w:r>
      <w:proofErr w:type="gramEnd"/>
      <w:r w:rsidRPr="005523A7">
        <w:rPr>
          <w:color w:val="156082" w:themeColor="accent1"/>
        </w:rPr>
        <w:t xml:space="preserve"> NÃO fazer nada pois já tem lixo</w:t>
      </w:r>
    </w:p>
    <w:p w14:paraId="5B735A56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][</w:t>
      </w:r>
    </w:p>
    <w:p w14:paraId="735D6DBB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  </w:t>
      </w:r>
      <w:proofErr w:type="spellStart"/>
      <w:r w:rsidRPr="005523A7">
        <w:rPr>
          <w:color w:val="156082" w:themeColor="accent1"/>
        </w:rPr>
        <w:t>right</w:t>
      </w:r>
      <w:proofErr w:type="spellEnd"/>
      <w:r w:rsidRPr="005523A7">
        <w:rPr>
          <w:color w:val="156082" w:themeColor="accent1"/>
        </w:rPr>
        <w:t xml:space="preserve"> </w:t>
      </w:r>
      <w:proofErr w:type="spellStart"/>
      <w:r w:rsidRPr="005523A7">
        <w:rPr>
          <w:color w:val="156082" w:themeColor="accent1"/>
        </w:rPr>
        <w:t>random</w:t>
      </w:r>
      <w:proofErr w:type="spellEnd"/>
      <w:r w:rsidRPr="005523A7">
        <w:rPr>
          <w:color w:val="156082" w:themeColor="accent1"/>
        </w:rPr>
        <w:t xml:space="preserve"> </w:t>
      </w:r>
      <w:proofErr w:type="gramStart"/>
      <w:r w:rsidRPr="005523A7">
        <w:rPr>
          <w:color w:val="156082" w:themeColor="accent1"/>
        </w:rPr>
        <w:t>360 ;</w:t>
      </w:r>
      <w:proofErr w:type="gramEnd"/>
      <w:r w:rsidRPr="005523A7">
        <w:rPr>
          <w:color w:val="156082" w:themeColor="accent1"/>
        </w:rPr>
        <w:t>; não largar lixo em cima de objetos ou do depósito</w:t>
      </w:r>
    </w:p>
    <w:p w14:paraId="62478CA0" w14:textId="77777777" w:rsidR="00EC4E69" w:rsidRPr="00BA361E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      </w:t>
      </w:r>
      <w:r w:rsidRPr="00BA361E">
        <w:rPr>
          <w:color w:val="156082" w:themeColor="accent1"/>
        </w:rPr>
        <w:t>]</w:t>
      </w:r>
    </w:p>
    <w:p w14:paraId="6DEAD354" w14:textId="77777777" w:rsidR="00EC4E69" w:rsidRPr="00BA361E" w:rsidRDefault="00EC4E69" w:rsidP="00EC4E69">
      <w:pPr>
        <w:rPr>
          <w:color w:val="156082" w:themeColor="accent1"/>
        </w:rPr>
      </w:pPr>
      <w:r w:rsidRPr="00BA361E">
        <w:rPr>
          <w:color w:val="156082" w:themeColor="accent1"/>
        </w:rPr>
        <w:t xml:space="preserve">        ]</w:t>
      </w:r>
    </w:p>
    <w:p w14:paraId="64BA2B5C" w14:textId="77777777" w:rsidR="00EC4E69" w:rsidRPr="00BA361E" w:rsidRDefault="00EC4E69" w:rsidP="00EC4E69">
      <w:pPr>
        <w:rPr>
          <w:color w:val="156082" w:themeColor="accent1"/>
        </w:rPr>
      </w:pPr>
      <w:r w:rsidRPr="00BA361E">
        <w:rPr>
          <w:color w:val="156082" w:themeColor="accent1"/>
        </w:rPr>
        <w:t xml:space="preserve">      ]</w:t>
      </w:r>
    </w:p>
    <w:p w14:paraId="551E4D59" w14:textId="77777777" w:rsidR="00EC4E69" w:rsidRPr="00BA361E" w:rsidRDefault="00EC4E69" w:rsidP="00EC4E69">
      <w:pPr>
        <w:rPr>
          <w:color w:val="156082" w:themeColor="accent1"/>
        </w:rPr>
      </w:pPr>
      <w:r w:rsidRPr="00BA361E">
        <w:rPr>
          <w:color w:val="156082" w:themeColor="accent1"/>
        </w:rPr>
        <w:lastRenderedPageBreak/>
        <w:t xml:space="preserve">    ][</w:t>
      </w:r>
    </w:p>
    <w:p w14:paraId="068A42E0" w14:textId="77777777" w:rsidR="00EC4E69" w:rsidRPr="00BA361E" w:rsidRDefault="00EC4E69" w:rsidP="00EC4E69">
      <w:pPr>
        <w:rPr>
          <w:color w:val="156082" w:themeColor="accent1"/>
        </w:rPr>
      </w:pPr>
      <w:r w:rsidRPr="00BA361E">
        <w:rPr>
          <w:color w:val="156082" w:themeColor="accent1"/>
        </w:rPr>
        <w:t xml:space="preserve">      </w:t>
      </w:r>
      <w:proofErr w:type="spellStart"/>
      <w:r w:rsidRPr="00BA361E">
        <w:rPr>
          <w:color w:val="156082" w:themeColor="accent1"/>
        </w:rPr>
        <w:t>right</w:t>
      </w:r>
      <w:proofErr w:type="spellEnd"/>
      <w:r w:rsidRPr="00BA361E">
        <w:rPr>
          <w:color w:val="156082" w:themeColor="accent1"/>
        </w:rPr>
        <w:t xml:space="preserve"> </w:t>
      </w:r>
      <w:proofErr w:type="spellStart"/>
      <w:r w:rsidRPr="00BA361E">
        <w:rPr>
          <w:color w:val="156082" w:themeColor="accent1"/>
        </w:rPr>
        <w:t>random</w:t>
      </w:r>
      <w:proofErr w:type="spellEnd"/>
      <w:r w:rsidRPr="00BA361E">
        <w:rPr>
          <w:color w:val="156082" w:themeColor="accent1"/>
        </w:rPr>
        <w:t xml:space="preserve"> 30</w:t>
      </w:r>
    </w:p>
    <w:p w14:paraId="0134424D" w14:textId="77777777" w:rsidR="00EC4E69" w:rsidRPr="005523A7" w:rsidRDefault="00EC4E69" w:rsidP="00EC4E69">
      <w:pPr>
        <w:rPr>
          <w:color w:val="156082" w:themeColor="accent1"/>
        </w:rPr>
      </w:pPr>
      <w:r w:rsidRPr="00BA361E">
        <w:rPr>
          <w:color w:val="156082" w:themeColor="accent1"/>
        </w:rPr>
        <w:t xml:space="preserve">      </w:t>
      </w:r>
      <w:proofErr w:type="spellStart"/>
      <w:r w:rsidRPr="005523A7">
        <w:rPr>
          <w:color w:val="156082" w:themeColor="accent1"/>
        </w:rPr>
        <w:t>forward</w:t>
      </w:r>
      <w:proofErr w:type="spellEnd"/>
      <w:r w:rsidRPr="005523A7">
        <w:rPr>
          <w:color w:val="156082" w:themeColor="accent1"/>
        </w:rPr>
        <w:t xml:space="preserve"> 1</w:t>
      </w:r>
    </w:p>
    <w:p w14:paraId="4CE03CEB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  ]</w:t>
      </w:r>
    </w:p>
    <w:p w14:paraId="518DDF02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]</w:t>
      </w:r>
    </w:p>
    <w:p w14:paraId="4AB13AA6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  </w:t>
      </w:r>
      <w:proofErr w:type="spellStart"/>
      <w:r w:rsidRPr="005523A7">
        <w:rPr>
          <w:color w:val="156082" w:themeColor="accent1"/>
        </w:rPr>
        <w:t>tick</w:t>
      </w:r>
      <w:proofErr w:type="spellEnd"/>
    </w:p>
    <w:p w14:paraId="0C23D3DD" w14:textId="77777777" w:rsidR="00EC4E69" w:rsidRPr="005523A7" w:rsidRDefault="00EC4E69" w:rsidP="00EC4E69">
      <w:pPr>
        <w:rPr>
          <w:color w:val="156082" w:themeColor="accent1"/>
        </w:rPr>
      </w:pPr>
      <w:proofErr w:type="spellStart"/>
      <w:r w:rsidRPr="005523A7">
        <w:rPr>
          <w:color w:val="156082" w:themeColor="accent1"/>
        </w:rPr>
        <w:t>end</w:t>
      </w:r>
      <w:proofErr w:type="spellEnd"/>
    </w:p>
    <w:p w14:paraId="55838BCB" w14:textId="77777777" w:rsidR="00EC4E69" w:rsidRPr="005523A7" w:rsidRDefault="00EC4E69" w:rsidP="00EC4E69">
      <w:pPr>
        <w:rPr>
          <w:color w:val="156082" w:themeColor="accent1"/>
        </w:rPr>
      </w:pPr>
    </w:p>
    <w:p w14:paraId="3296C1AA" w14:textId="77777777" w:rsidR="00EC4E69" w:rsidRPr="005523A7" w:rsidRDefault="00EC4E69" w:rsidP="00EC4E69">
      <w:pPr>
        <w:rPr>
          <w:color w:val="156082" w:themeColor="accent1"/>
        </w:rPr>
      </w:pPr>
      <w:r w:rsidRPr="005523A7">
        <w:rPr>
          <w:color w:val="156082" w:themeColor="accent1"/>
        </w:rPr>
        <w:t xml:space="preserve">; </w:t>
      </w:r>
      <w:proofErr w:type="spellStart"/>
      <w:r w:rsidRPr="005523A7">
        <w:rPr>
          <w:color w:val="156082" w:themeColor="accent1"/>
        </w:rPr>
        <w:t>go_n</w:t>
      </w:r>
      <w:proofErr w:type="spellEnd"/>
      <w:r w:rsidRPr="005523A7">
        <w:rPr>
          <w:color w:val="156082" w:themeColor="accent1"/>
        </w:rPr>
        <w:t xml:space="preserve">, cujo programa permita: que os agentes circulem no mundo de forma aleatória (vários </w:t>
      </w:r>
      <w:proofErr w:type="spellStart"/>
      <w:r w:rsidRPr="005523A7">
        <w:rPr>
          <w:color w:val="156082" w:themeColor="accent1"/>
        </w:rPr>
        <w:t>ticks</w:t>
      </w:r>
      <w:proofErr w:type="spellEnd"/>
      <w:r w:rsidRPr="005523A7">
        <w:rPr>
          <w:color w:val="156082" w:themeColor="accent1"/>
        </w:rPr>
        <w:t>);</w:t>
      </w:r>
    </w:p>
    <w:p w14:paraId="5C906535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to </w:t>
      </w:r>
      <w:proofErr w:type="spellStart"/>
      <w:r w:rsidRPr="005523A7">
        <w:rPr>
          <w:color w:val="156082" w:themeColor="accent1"/>
          <w:lang w:val="en-US"/>
        </w:rPr>
        <w:t>go_n</w:t>
      </w:r>
      <w:proofErr w:type="spellEnd"/>
    </w:p>
    <w:p w14:paraId="2A8782EA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repeat n [</w:t>
      </w:r>
    </w:p>
    <w:p w14:paraId="2BB60AA0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  </w:t>
      </w:r>
      <w:proofErr w:type="spellStart"/>
      <w:r w:rsidRPr="005523A7">
        <w:rPr>
          <w:color w:val="156082" w:themeColor="accent1"/>
          <w:lang w:val="en-US"/>
        </w:rPr>
        <w:t>go_once</w:t>
      </w:r>
      <w:proofErr w:type="spellEnd"/>
    </w:p>
    <w:p w14:paraId="01C257C6" w14:textId="77777777" w:rsidR="00EC4E69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 xml:space="preserve">  ]</w:t>
      </w:r>
    </w:p>
    <w:p w14:paraId="3AC4768A" w14:textId="17ADEA86" w:rsidR="00492273" w:rsidRPr="005523A7" w:rsidRDefault="00EC4E69" w:rsidP="00EC4E69">
      <w:pPr>
        <w:rPr>
          <w:color w:val="156082" w:themeColor="accent1"/>
          <w:lang w:val="en-US"/>
        </w:rPr>
      </w:pPr>
      <w:r w:rsidRPr="005523A7">
        <w:rPr>
          <w:color w:val="156082" w:themeColor="accent1"/>
          <w:lang w:val="en-US"/>
        </w:rPr>
        <w:t>end</w:t>
      </w:r>
    </w:p>
    <w:p w14:paraId="79A4875C" w14:textId="77777777" w:rsidR="007105DC" w:rsidRPr="005523A7" w:rsidRDefault="007105DC" w:rsidP="00E25EBB">
      <w:pPr>
        <w:pStyle w:val="PargrafodaLista"/>
        <w:ind w:firstLine="0"/>
        <w:rPr>
          <w:color w:val="156082" w:themeColor="accent1"/>
          <w:lang w:val="en-US"/>
        </w:rPr>
      </w:pPr>
    </w:p>
    <w:p w14:paraId="1D41B5E5" w14:textId="77777777" w:rsidR="007105DC" w:rsidRPr="005523A7" w:rsidRDefault="007105DC" w:rsidP="00E25EBB">
      <w:pPr>
        <w:pStyle w:val="PargrafodaLista"/>
        <w:ind w:firstLine="0"/>
        <w:rPr>
          <w:color w:val="156082" w:themeColor="accent1"/>
          <w:lang w:val="en-US"/>
        </w:rPr>
      </w:pPr>
    </w:p>
    <w:p w14:paraId="005DB102" w14:textId="77777777" w:rsidR="007105DC" w:rsidRPr="005523A7" w:rsidRDefault="007105DC" w:rsidP="00E25EBB">
      <w:pPr>
        <w:pStyle w:val="PargrafodaLista"/>
        <w:ind w:firstLine="0"/>
        <w:rPr>
          <w:color w:val="156082" w:themeColor="accent1"/>
          <w:lang w:val="en-US"/>
        </w:rPr>
      </w:pPr>
    </w:p>
    <w:p w14:paraId="5EEE2DE0" w14:textId="77777777" w:rsidR="007105DC" w:rsidRPr="005523A7" w:rsidRDefault="007105DC" w:rsidP="00E25EBB">
      <w:pPr>
        <w:pStyle w:val="PargrafodaLista"/>
        <w:ind w:firstLine="0"/>
        <w:rPr>
          <w:color w:val="156082" w:themeColor="accent1"/>
          <w:lang w:val="en-US"/>
        </w:rPr>
      </w:pPr>
    </w:p>
    <w:p w14:paraId="55445EAA" w14:textId="77777777" w:rsidR="007105DC" w:rsidRPr="00E25EBB" w:rsidRDefault="007105DC" w:rsidP="00E25EBB">
      <w:pPr>
        <w:pStyle w:val="PargrafodaLista"/>
        <w:ind w:firstLine="0"/>
        <w:rPr>
          <w:color w:val="156082" w:themeColor="accent1"/>
          <w:lang w:val="en-US"/>
        </w:rPr>
      </w:pPr>
    </w:p>
    <w:p w14:paraId="6BE43D6E" w14:textId="77777777" w:rsidR="00E25EBB" w:rsidRPr="005523A7" w:rsidRDefault="00E25EBB" w:rsidP="004E47B7">
      <w:pPr>
        <w:pStyle w:val="PargrafodaLista"/>
        <w:ind w:firstLine="0"/>
        <w:rPr>
          <w:color w:val="156082" w:themeColor="accent1"/>
          <w:lang w:val="en-US"/>
        </w:rPr>
      </w:pPr>
    </w:p>
    <w:p w14:paraId="23F2EB72" w14:textId="77777777" w:rsidR="004E47B7" w:rsidRPr="005523A7" w:rsidRDefault="004E47B7" w:rsidP="004E47B7">
      <w:pPr>
        <w:pStyle w:val="PargrafodaLista"/>
        <w:ind w:firstLine="0"/>
        <w:rPr>
          <w:color w:val="156082" w:themeColor="accent1"/>
          <w:lang w:val="en-US"/>
        </w:rPr>
      </w:pPr>
    </w:p>
    <w:p w14:paraId="012D469C" w14:textId="32EF4128" w:rsidR="00604C51" w:rsidRPr="005523A7" w:rsidRDefault="00604C51" w:rsidP="00CB5D97">
      <w:pPr>
        <w:pStyle w:val="PargrafodaLista"/>
        <w:ind w:firstLine="0"/>
        <w:rPr>
          <w:color w:val="156082" w:themeColor="accent1"/>
          <w:lang w:val="en-US"/>
        </w:rPr>
      </w:pPr>
    </w:p>
    <w:sectPr w:rsidR="00604C51" w:rsidRPr="005523A7">
      <w:headerReference w:type="default" r:id="rId30"/>
      <w:footerReference w:type="default" r:id="rId31"/>
      <w:pgSz w:w="11907" w:h="16840"/>
      <w:pgMar w:top="1701" w:right="1418" w:bottom="1418" w:left="1701" w:header="720" w:footer="8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AE4E4F" w14:textId="77777777" w:rsidR="005D6455" w:rsidRDefault="005D6455">
      <w:pPr>
        <w:spacing w:before="0" w:after="0" w:line="240" w:lineRule="auto"/>
      </w:pPr>
      <w:r>
        <w:separator/>
      </w:r>
    </w:p>
  </w:endnote>
  <w:endnote w:type="continuationSeparator" w:id="0">
    <w:p w14:paraId="5BF66F80" w14:textId="77777777" w:rsidR="005D6455" w:rsidRDefault="005D6455">
      <w:pPr>
        <w:spacing w:before="0" w:after="0" w:line="240" w:lineRule="auto"/>
      </w:pPr>
      <w:r>
        <w:continuationSeparator/>
      </w:r>
    </w:p>
  </w:endnote>
  <w:endnote w:type="continuationNotice" w:id="1">
    <w:p w14:paraId="2F93054B" w14:textId="77777777" w:rsidR="005D6455" w:rsidRDefault="005D6455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D839CE" w14:textId="77777777" w:rsidR="00DB5566" w:rsidRDefault="00DB5566">
    <w:pPr>
      <w:pStyle w:val="Rodap"/>
      <w:tabs>
        <w:tab w:val="center" w:pos="4253"/>
        <w:tab w:val="right" w:pos="8789"/>
      </w:tabs>
    </w:pPr>
    <w:r>
      <w:rPr>
        <w:rFonts w:ascii="Times New Roman" w:hAnsi="Times New Roman"/>
      </w:rPr>
      <w:tab/>
    </w:r>
    <w:r>
      <w:fldChar w:fldCharType="begin"/>
    </w:r>
    <w:r>
      <w:instrText xml:space="preserve"> PAGE </w:instrText>
    </w:r>
    <w:r>
      <w:fldChar w:fldCharType="separate"/>
    </w:r>
    <w: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83A6EF" w14:textId="77777777" w:rsidR="005D6455" w:rsidRDefault="005D6455">
      <w:pPr>
        <w:spacing w:before="0"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09CAB124" w14:textId="77777777" w:rsidR="005D6455" w:rsidRDefault="005D6455">
      <w:pPr>
        <w:spacing w:before="0" w:after="0" w:line="240" w:lineRule="auto"/>
      </w:pPr>
      <w:r>
        <w:continuationSeparator/>
      </w:r>
    </w:p>
  </w:footnote>
  <w:footnote w:type="continuationNotice" w:id="1">
    <w:p w14:paraId="063EB16E" w14:textId="77777777" w:rsidR="005D6455" w:rsidRDefault="005D6455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FE663A" w14:textId="7A276BAB" w:rsidR="00DB5566" w:rsidRDefault="00CB5D97">
    <w:pPr>
      <w:pStyle w:val="Cabealho"/>
      <w:pBdr>
        <w:bottom w:val="single" w:sz="4" w:space="1" w:color="000000"/>
      </w:pBdr>
      <w:spacing w:before="0" w:after="0" w:line="240" w:lineRule="auto"/>
      <w:ind w:firstLine="1418"/>
      <w:jc w:val="right"/>
      <w:rPr>
        <w:sz w:val="20"/>
      </w:rPr>
    </w:pPr>
    <w:r>
      <w:rPr>
        <w:sz w:val="20"/>
      </w:rPr>
      <w:t>Inteligência Artificial 2024/2025</w:t>
    </w:r>
    <w:r w:rsidR="00DB5566">
      <w:rPr>
        <w:sz w:val="20"/>
      </w:rPr>
      <w:t xml:space="preserve"> – LEI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6527E"/>
    <w:multiLevelType w:val="hybridMultilevel"/>
    <w:tmpl w:val="CD107FAE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55537DD"/>
    <w:multiLevelType w:val="hybridMultilevel"/>
    <w:tmpl w:val="933CCEB2"/>
    <w:lvl w:ilvl="0" w:tplc="0816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" w15:restartNumberingAfterBreak="0">
    <w:nsid w:val="09041113"/>
    <w:multiLevelType w:val="hybridMultilevel"/>
    <w:tmpl w:val="5760585A"/>
    <w:lvl w:ilvl="0" w:tplc="0816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3" w15:restartNumberingAfterBreak="0">
    <w:nsid w:val="09FD4F8F"/>
    <w:multiLevelType w:val="hybridMultilevel"/>
    <w:tmpl w:val="BA3ACFC4"/>
    <w:lvl w:ilvl="0" w:tplc="13AE67F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A3C450D"/>
    <w:multiLevelType w:val="hybridMultilevel"/>
    <w:tmpl w:val="D68661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C56232"/>
    <w:multiLevelType w:val="hybridMultilevel"/>
    <w:tmpl w:val="CD04940A"/>
    <w:lvl w:ilvl="0" w:tplc="0816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6" w15:restartNumberingAfterBreak="0">
    <w:nsid w:val="0D064F01"/>
    <w:multiLevelType w:val="multilevel"/>
    <w:tmpl w:val="DE10A554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."/>
      <w:lvlJc w:val="left"/>
      <w:pPr>
        <w:ind w:left="18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6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6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2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7" w:hanging="2160"/>
      </w:pPr>
      <w:rPr>
        <w:rFonts w:hint="default"/>
      </w:rPr>
    </w:lvl>
  </w:abstractNum>
  <w:abstractNum w:abstractNumId="7" w15:restartNumberingAfterBreak="0">
    <w:nsid w:val="0FF029CD"/>
    <w:multiLevelType w:val="multilevel"/>
    <w:tmpl w:val="C06EE5F6"/>
    <w:lvl w:ilvl="0">
      <w:start w:val="1"/>
      <w:numFmt w:val="decimal"/>
      <w:lvlText w:val="RF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8" w15:restartNumberingAfterBreak="0">
    <w:nsid w:val="1112217F"/>
    <w:multiLevelType w:val="hybridMultilevel"/>
    <w:tmpl w:val="AB74275C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34B5F6F"/>
    <w:multiLevelType w:val="multilevel"/>
    <w:tmpl w:val="29F4EB08"/>
    <w:lvl w:ilvl="0">
      <w:start w:val="3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6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6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2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7" w:hanging="2160"/>
      </w:pPr>
      <w:rPr>
        <w:rFonts w:hint="default"/>
      </w:rPr>
    </w:lvl>
  </w:abstractNum>
  <w:abstractNum w:abstractNumId="10" w15:restartNumberingAfterBreak="0">
    <w:nsid w:val="16CD7CF2"/>
    <w:multiLevelType w:val="hybridMultilevel"/>
    <w:tmpl w:val="621432CE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C5062BD"/>
    <w:multiLevelType w:val="hybridMultilevel"/>
    <w:tmpl w:val="4D426CB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1D534150"/>
    <w:multiLevelType w:val="multilevel"/>
    <w:tmpl w:val="BA5832E2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3" w15:restartNumberingAfterBreak="0">
    <w:nsid w:val="1F55332D"/>
    <w:multiLevelType w:val="hybridMultilevel"/>
    <w:tmpl w:val="E7C0776A"/>
    <w:lvl w:ilvl="0" w:tplc="08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4" w15:restartNumberingAfterBreak="0">
    <w:nsid w:val="214912A7"/>
    <w:multiLevelType w:val="multilevel"/>
    <w:tmpl w:val="91CA839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5" w15:restartNumberingAfterBreak="0">
    <w:nsid w:val="23E242C9"/>
    <w:multiLevelType w:val="hybridMultilevel"/>
    <w:tmpl w:val="D64828B2"/>
    <w:lvl w:ilvl="0" w:tplc="08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6" w15:restartNumberingAfterBreak="0">
    <w:nsid w:val="27BB6AA2"/>
    <w:multiLevelType w:val="hybridMultilevel"/>
    <w:tmpl w:val="008AF1E6"/>
    <w:lvl w:ilvl="0" w:tplc="08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7" w15:restartNumberingAfterBreak="0">
    <w:nsid w:val="2BB56ECE"/>
    <w:multiLevelType w:val="hybridMultilevel"/>
    <w:tmpl w:val="02A6D3B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5FA02E9"/>
    <w:multiLevelType w:val="hybridMultilevel"/>
    <w:tmpl w:val="ABF8F79A"/>
    <w:lvl w:ilvl="0" w:tplc="08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9" w15:restartNumberingAfterBreak="0">
    <w:nsid w:val="38B53E52"/>
    <w:multiLevelType w:val="hybridMultilevel"/>
    <w:tmpl w:val="08AC0194"/>
    <w:lvl w:ilvl="0" w:tplc="0816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0" w15:restartNumberingAfterBreak="0">
    <w:nsid w:val="39C74F12"/>
    <w:multiLevelType w:val="multilevel"/>
    <w:tmpl w:val="7BB0AB7E"/>
    <w:styleLink w:val="LFO2"/>
    <w:lvl w:ilvl="0">
      <w:numFmt w:val="bullet"/>
      <w:pStyle w:val="listapontospequenos"/>
      <w:lvlText w:val=""/>
      <w:lvlJc w:val="left"/>
      <w:pPr>
        <w:ind w:left="360" w:hanging="360"/>
      </w:pPr>
      <w:rPr>
        <w:rFonts w:ascii="Symbol" w:hAnsi="Symbol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1" w15:restartNumberingAfterBreak="0">
    <w:nsid w:val="3ADD7DD4"/>
    <w:multiLevelType w:val="hybridMultilevel"/>
    <w:tmpl w:val="F4AC34B2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C861593"/>
    <w:multiLevelType w:val="hybridMultilevel"/>
    <w:tmpl w:val="2DFEAD76"/>
    <w:lvl w:ilvl="0" w:tplc="D660B01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3D7D139F"/>
    <w:multiLevelType w:val="multilevel"/>
    <w:tmpl w:val="CF14E174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lvlText w:val="%1.%2."/>
      <w:lvlJc w:val="left"/>
      <w:pPr>
        <w:ind w:left="1287" w:hanging="720"/>
      </w:pPr>
    </w:lvl>
    <w:lvl w:ilvl="2">
      <w:start w:val="1"/>
      <w:numFmt w:val="decimal"/>
      <w:lvlText w:val="%1.%2.%3."/>
      <w:lvlJc w:val="left"/>
      <w:pPr>
        <w:ind w:left="1287" w:hanging="720"/>
      </w:pPr>
    </w:lvl>
    <w:lvl w:ilvl="3">
      <w:start w:val="1"/>
      <w:numFmt w:val="decimal"/>
      <w:lvlText w:val="%1.%2.%3.%4."/>
      <w:lvlJc w:val="left"/>
      <w:pPr>
        <w:ind w:left="1647" w:hanging="1080"/>
      </w:pPr>
    </w:lvl>
    <w:lvl w:ilvl="4">
      <w:start w:val="1"/>
      <w:numFmt w:val="decimal"/>
      <w:lvlText w:val="%1.%2.%3.%4.%5."/>
      <w:lvlJc w:val="left"/>
      <w:pPr>
        <w:ind w:left="1647" w:hanging="1080"/>
      </w:pPr>
    </w:lvl>
    <w:lvl w:ilvl="5">
      <w:start w:val="1"/>
      <w:numFmt w:val="decimal"/>
      <w:lvlText w:val="%1.%2.%3.%4.%5.%6."/>
      <w:lvlJc w:val="left"/>
      <w:pPr>
        <w:ind w:left="2007" w:hanging="1440"/>
      </w:pPr>
    </w:lvl>
    <w:lvl w:ilvl="6">
      <w:start w:val="1"/>
      <w:numFmt w:val="decimal"/>
      <w:lvlText w:val="%1.%2.%3.%4.%5.%6.%7."/>
      <w:lvlJc w:val="left"/>
      <w:pPr>
        <w:ind w:left="2007" w:hanging="1440"/>
      </w:pPr>
    </w:lvl>
    <w:lvl w:ilvl="7">
      <w:start w:val="1"/>
      <w:numFmt w:val="decimal"/>
      <w:lvlText w:val="%1.%2.%3.%4.%5.%6.%7.%8."/>
      <w:lvlJc w:val="left"/>
      <w:pPr>
        <w:ind w:left="2367" w:hanging="1800"/>
      </w:pPr>
    </w:lvl>
    <w:lvl w:ilvl="8">
      <w:start w:val="1"/>
      <w:numFmt w:val="decimal"/>
      <w:lvlText w:val="%1.%2.%3.%4.%5.%6.%7.%8.%9."/>
      <w:lvlJc w:val="left"/>
      <w:pPr>
        <w:ind w:left="2727" w:hanging="2160"/>
      </w:pPr>
    </w:lvl>
  </w:abstractNum>
  <w:abstractNum w:abstractNumId="24" w15:restartNumberingAfterBreak="0">
    <w:nsid w:val="3F695615"/>
    <w:multiLevelType w:val="hybridMultilevel"/>
    <w:tmpl w:val="55E0E5B0"/>
    <w:lvl w:ilvl="0" w:tplc="88DAAAFE">
      <w:start w:val="1"/>
      <w:numFmt w:val="decimal"/>
      <w:lvlText w:val="%1."/>
      <w:lvlJc w:val="left"/>
      <w:pPr>
        <w:ind w:left="148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207" w:hanging="360"/>
      </w:pPr>
    </w:lvl>
    <w:lvl w:ilvl="2" w:tplc="0816001B" w:tentative="1">
      <w:start w:val="1"/>
      <w:numFmt w:val="lowerRoman"/>
      <w:lvlText w:val="%3."/>
      <w:lvlJc w:val="right"/>
      <w:pPr>
        <w:ind w:left="2927" w:hanging="180"/>
      </w:pPr>
    </w:lvl>
    <w:lvl w:ilvl="3" w:tplc="0816000F" w:tentative="1">
      <w:start w:val="1"/>
      <w:numFmt w:val="decimal"/>
      <w:lvlText w:val="%4."/>
      <w:lvlJc w:val="left"/>
      <w:pPr>
        <w:ind w:left="3647" w:hanging="360"/>
      </w:pPr>
    </w:lvl>
    <w:lvl w:ilvl="4" w:tplc="08160019" w:tentative="1">
      <w:start w:val="1"/>
      <w:numFmt w:val="lowerLetter"/>
      <w:lvlText w:val="%5."/>
      <w:lvlJc w:val="left"/>
      <w:pPr>
        <w:ind w:left="4367" w:hanging="360"/>
      </w:pPr>
    </w:lvl>
    <w:lvl w:ilvl="5" w:tplc="0816001B" w:tentative="1">
      <w:start w:val="1"/>
      <w:numFmt w:val="lowerRoman"/>
      <w:lvlText w:val="%6."/>
      <w:lvlJc w:val="right"/>
      <w:pPr>
        <w:ind w:left="5087" w:hanging="180"/>
      </w:pPr>
    </w:lvl>
    <w:lvl w:ilvl="6" w:tplc="0816000F" w:tentative="1">
      <w:start w:val="1"/>
      <w:numFmt w:val="decimal"/>
      <w:lvlText w:val="%7."/>
      <w:lvlJc w:val="left"/>
      <w:pPr>
        <w:ind w:left="5807" w:hanging="360"/>
      </w:pPr>
    </w:lvl>
    <w:lvl w:ilvl="7" w:tplc="08160019" w:tentative="1">
      <w:start w:val="1"/>
      <w:numFmt w:val="lowerLetter"/>
      <w:lvlText w:val="%8."/>
      <w:lvlJc w:val="left"/>
      <w:pPr>
        <w:ind w:left="6527" w:hanging="360"/>
      </w:pPr>
    </w:lvl>
    <w:lvl w:ilvl="8" w:tplc="0816001B" w:tentative="1">
      <w:start w:val="1"/>
      <w:numFmt w:val="lowerRoman"/>
      <w:lvlText w:val="%9."/>
      <w:lvlJc w:val="right"/>
      <w:pPr>
        <w:ind w:left="7247" w:hanging="180"/>
      </w:pPr>
    </w:lvl>
  </w:abstractNum>
  <w:abstractNum w:abstractNumId="25" w15:restartNumberingAfterBreak="0">
    <w:nsid w:val="4AC6557D"/>
    <w:multiLevelType w:val="multilevel"/>
    <w:tmpl w:val="AC18973C"/>
    <w:lvl w:ilvl="0">
      <w:numFmt w:val="bullet"/>
      <w:lvlText w:val=""/>
      <w:lvlJc w:val="left"/>
      <w:pPr>
        <w:ind w:left="1287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007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727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447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167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887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607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327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047" w:hanging="360"/>
      </w:pPr>
      <w:rPr>
        <w:rFonts w:ascii="Wingdings" w:hAnsi="Wingdings"/>
      </w:rPr>
    </w:lvl>
  </w:abstractNum>
  <w:abstractNum w:abstractNumId="26" w15:restartNumberingAfterBreak="0">
    <w:nsid w:val="4FD13E3D"/>
    <w:multiLevelType w:val="multilevel"/>
    <w:tmpl w:val="EDD82796"/>
    <w:styleLink w:val="LFO4"/>
    <w:lvl w:ilvl="0">
      <w:start w:val="1"/>
      <w:numFmt w:val="decimal"/>
      <w:pStyle w:val="listaNumerada"/>
      <w:lvlText w:val="%1."/>
      <w:lvlJc w:val="left"/>
      <w:pPr>
        <w:ind w:left="850" w:hanging="283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7" w15:restartNumberingAfterBreak="0">
    <w:nsid w:val="56C74B14"/>
    <w:multiLevelType w:val="multilevel"/>
    <w:tmpl w:val="0142B8E8"/>
    <w:lvl w:ilvl="0">
      <w:numFmt w:val="bullet"/>
      <w:lvlText w:val=""/>
      <w:lvlJc w:val="left"/>
      <w:pPr>
        <w:ind w:left="1287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007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727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447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167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887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607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327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047" w:hanging="360"/>
      </w:pPr>
      <w:rPr>
        <w:rFonts w:ascii="Wingdings" w:hAnsi="Wingdings"/>
      </w:rPr>
    </w:lvl>
  </w:abstractNum>
  <w:abstractNum w:abstractNumId="28" w15:restartNumberingAfterBreak="0">
    <w:nsid w:val="66814101"/>
    <w:multiLevelType w:val="multilevel"/>
    <w:tmpl w:val="EDF2090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9" w15:restartNumberingAfterBreak="0">
    <w:nsid w:val="6923223A"/>
    <w:multiLevelType w:val="multilevel"/>
    <w:tmpl w:val="628E366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0" w15:restartNumberingAfterBreak="0">
    <w:nsid w:val="6C8D3EFD"/>
    <w:multiLevelType w:val="multilevel"/>
    <w:tmpl w:val="3CAAD5E4"/>
    <w:lvl w:ilvl="0">
      <w:numFmt w:val="bullet"/>
      <w:lvlText w:val=""/>
      <w:lvlJc w:val="left"/>
      <w:pPr>
        <w:ind w:left="1287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007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727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447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167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887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607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327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047" w:hanging="360"/>
      </w:pPr>
      <w:rPr>
        <w:rFonts w:ascii="Wingdings" w:hAnsi="Wingdings"/>
      </w:rPr>
    </w:lvl>
  </w:abstractNum>
  <w:abstractNum w:abstractNumId="31" w15:restartNumberingAfterBreak="0">
    <w:nsid w:val="6CFD02E1"/>
    <w:multiLevelType w:val="hybridMultilevel"/>
    <w:tmpl w:val="3CCE092C"/>
    <w:lvl w:ilvl="0" w:tplc="0816000F">
      <w:start w:val="1"/>
      <w:numFmt w:val="decimal"/>
      <w:lvlText w:val="%1."/>
      <w:lvlJc w:val="left"/>
      <w:pPr>
        <w:ind w:left="2007" w:hanging="360"/>
      </w:pPr>
    </w:lvl>
    <w:lvl w:ilvl="1" w:tplc="08160019" w:tentative="1">
      <w:start w:val="1"/>
      <w:numFmt w:val="lowerLetter"/>
      <w:lvlText w:val="%2."/>
      <w:lvlJc w:val="left"/>
      <w:pPr>
        <w:ind w:left="2727" w:hanging="360"/>
      </w:pPr>
    </w:lvl>
    <w:lvl w:ilvl="2" w:tplc="0816001B" w:tentative="1">
      <w:start w:val="1"/>
      <w:numFmt w:val="lowerRoman"/>
      <w:lvlText w:val="%3."/>
      <w:lvlJc w:val="right"/>
      <w:pPr>
        <w:ind w:left="3447" w:hanging="180"/>
      </w:pPr>
    </w:lvl>
    <w:lvl w:ilvl="3" w:tplc="0816000F" w:tentative="1">
      <w:start w:val="1"/>
      <w:numFmt w:val="decimal"/>
      <w:lvlText w:val="%4."/>
      <w:lvlJc w:val="left"/>
      <w:pPr>
        <w:ind w:left="4167" w:hanging="360"/>
      </w:pPr>
    </w:lvl>
    <w:lvl w:ilvl="4" w:tplc="08160019" w:tentative="1">
      <w:start w:val="1"/>
      <w:numFmt w:val="lowerLetter"/>
      <w:lvlText w:val="%5."/>
      <w:lvlJc w:val="left"/>
      <w:pPr>
        <w:ind w:left="4887" w:hanging="360"/>
      </w:pPr>
    </w:lvl>
    <w:lvl w:ilvl="5" w:tplc="0816001B" w:tentative="1">
      <w:start w:val="1"/>
      <w:numFmt w:val="lowerRoman"/>
      <w:lvlText w:val="%6."/>
      <w:lvlJc w:val="right"/>
      <w:pPr>
        <w:ind w:left="5607" w:hanging="180"/>
      </w:pPr>
    </w:lvl>
    <w:lvl w:ilvl="6" w:tplc="0816000F" w:tentative="1">
      <w:start w:val="1"/>
      <w:numFmt w:val="decimal"/>
      <w:lvlText w:val="%7."/>
      <w:lvlJc w:val="left"/>
      <w:pPr>
        <w:ind w:left="6327" w:hanging="360"/>
      </w:pPr>
    </w:lvl>
    <w:lvl w:ilvl="7" w:tplc="08160019" w:tentative="1">
      <w:start w:val="1"/>
      <w:numFmt w:val="lowerLetter"/>
      <w:lvlText w:val="%8."/>
      <w:lvlJc w:val="left"/>
      <w:pPr>
        <w:ind w:left="7047" w:hanging="360"/>
      </w:pPr>
    </w:lvl>
    <w:lvl w:ilvl="8" w:tplc="0816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32" w15:restartNumberingAfterBreak="0">
    <w:nsid w:val="73DF7067"/>
    <w:multiLevelType w:val="hybridMultilevel"/>
    <w:tmpl w:val="ED36E95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52C662C"/>
    <w:multiLevelType w:val="multilevel"/>
    <w:tmpl w:val="C422EA26"/>
    <w:styleLink w:val="LFO3"/>
    <w:lvl w:ilvl="0">
      <w:numFmt w:val="bullet"/>
      <w:pStyle w:val="listapontosmdios"/>
      <w:lvlText w:val=""/>
      <w:lvlJc w:val="left"/>
      <w:pPr>
        <w:ind w:left="360" w:hanging="360"/>
      </w:pPr>
      <w:rPr>
        <w:rFonts w:ascii="Symbol" w:hAnsi="Symbol"/>
        <w:sz w:val="16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34" w15:restartNumberingAfterBreak="0">
    <w:nsid w:val="75534AB4"/>
    <w:multiLevelType w:val="hybridMultilevel"/>
    <w:tmpl w:val="CA769A6A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84B2D24"/>
    <w:multiLevelType w:val="hybridMultilevel"/>
    <w:tmpl w:val="F52EABFA"/>
    <w:lvl w:ilvl="0" w:tplc="0816000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36" w15:restartNumberingAfterBreak="0">
    <w:nsid w:val="7D03364E"/>
    <w:multiLevelType w:val="multilevel"/>
    <w:tmpl w:val="251E6C4E"/>
    <w:styleLink w:val="LFO1"/>
    <w:lvl w:ilvl="0">
      <w:numFmt w:val="bullet"/>
      <w:pStyle w:val="listapontosgrandes"/>
      <w:lvlText w:val=""/>
      <w:lvlJc w:val="left"/>
      <w:pPr>
        <w:ind w:left="360" w:hanging="360"/>
      </w:pPr>
      <w:rPr>
        <w:rFonts w:ascii="Symbol" w:hAnsi="Symbol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37" w15:restartNumberingAfterBreak="0">
    <w:nsid w:val="7D712418"/>
    <w:multiLevelType w:val="hybridMultilevel"/>
    <w:tmpl w:val="B4E0A572"/>
    <w:lvl w:ilvl="0" w:tplc="08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8" w15:restartNumberingAfterBreak="0">
    <w:nsid w:val="7D894246"/>
    <w:multiLevelType w:val="multilevel"/>
    <w:tmpl w:val="7B8C0970"/>
    <w:lvl w:ilvl="0">
      <w:start w:val="1"/>
      <w:numFmt w:val="decimal"/>
      <w:lvlText w:val="RNF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39" w15:restartNumberingAfterBreak="0">
    <w:nsid w:val="7DBC7167"/>
    <w:multiLevelType w:val="hybridMultilevel"/>
    <w:tmpl w:val="A88C748C"/>
    <w:lvl w:ilvl="0" w:tplc="08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0" w15:restartNumberingAfterBreak="0">
    <w:nsid w:val="7F621EE8"/>
    <w:multiLevelType w:val="multilevel"/>
    <w:tmpl w:val="D314221E"/>
    <w:styleLink w:val="LFO5"/>
    <w:lvl w:ilvl="0">
      <w:start w:val="1"/>
      <w:numFmt w:val="decimal"/>
      <w:pStyle w:val="Titulocapitulonumerado"/>
      <w:lvlText w:val="%1 -"/>
      <w:lvlJc w:val="left"/>
      <w:pPr>
        <w:ind w:left="567" w:hanging="567"/>
      </w:pPr>
    </w:lvl>
    <w:lvl w:ilvl="1">
      <w:start w:val="1"/>
      <w:numFmt w:val="lowerLetter"/>
      <w:lvlText w:val="."/>
      <w:lvlJc w:val="left"/>
      <w:pPr>
        <w:ind w:left="1504" w:hanging="360"/>
      </w:pPr>
    </w:lvl>
    <w:lvl w:ilvl="2">
      <w:start w:val="1"/>
      <w:numFmt w:val="lowerRoman"/>
      <w:lvlText w:val="."/>
      <w:lvlJc w:val="right"/>
      <w:pPr>
        <w:ind w:left="2224" w:hanging="180"/>
      </w:pPr>
    </w:lvl>
    <w:lvl w:ilvl="3">
      <w:start w:val="1"/>
      <w:numFmt w:val="decimal"/>
      <w:lvlText w:val="."/>
      <w:lvlJc w:val="left"/>
      <w:pPr>
        <w:ind w:left="2944" w:hanging="360"/>
      </w:pPr>
    </w:lvl>
    <w:lvl w:ilvl="4">
      <w:start w:val="1"/>
      <w:numFmt w:val="lowerLetter"/>
      <w:lvlText w:val="."/>
      <w:lvlJc w:val="left"/>
      <w:pPr>
        <w:ind w:left="3664" w:hanging="360"/>
      </w:pPr>
    </w:lvl>
    <w:lvl w:ilvl="5">
      <w:start w:val="1"/>
      <w:numFmt w:val="lowerRoman"/>
      <w:lvlText w:val="."/>
      <w:lvlJc w:val="right"/>
      <w:pPr>
        <w:ind w:left="4384" w:hanging="180"/>
      </w:pPr>
    </w:lvl>
    <w:lvl w:ilvl="6">
      <w:start w:val="1"/>
      <w:numFmt w:val="decimal"/>
      <w:lvlText w:val="."/>
      <w:lvlJc w:val="left"/>
      <w:pPr>
        <w:ind w:left="5104" w:hanging="360"/>
      </w:pPr>
    </w:lvl>
    <w:lvl w:ilvl="7">
      <w:start w:val="1"/>
      <w:numFmt w:val="lowerLetter"/>
      <w:lvlText w:val="."/>
      <w:lvlJc w:val="left"/>
      <w:pPr>
        <w:ind w:left="5824" w:hanging="360"/>
      </w:pPr>
    </w:lvl>
    <w:lvl w:ilvl="8">
      <w:start w:val="1"/>
      <w:numFmt w:val="lowerRoman"/>
      <w:lvlText w:val="."/>
      <w:lvlJc w:val="right"/>
      <w:pPr>
        <w:ind w:left="6544" w:hanging="180"/>
      </w:pPr>
    </w:lvl>
  </w:abstractNum>
  <w:num w:numId="1" w16cid:durableId="958535378">
    <w:abstractNumId w:val="36"/>
  </w:num>
  <w:num w:numId="2" w16cid:durableId="1248996397">
    <w:abstractNumId w:val="20"/>
  </w:num>
  <w:num w:numId="3" w16cid:durableId="949699269">
    <w:abstractNumId w:val="33"/>
  </w:num>
  <w:num w:numId="4" w16cid:durableId="323124322">
    <w:abstractNumId w:val="26"/>
  </w:num>
  <w:num w:numId="5" w16cid:durableId="314530142">
    <w:abstractNumId w:val="40"/>
  </w:num>
  <w:num w:numId="6" w16cid:durableId="1620837333">
    <w:abstractNumId w:val="28"/>
  </w:num>
  <w:num w:numId="7" w16cid:durableId="1405027673">
    <w:abstractNumId w:val="23"/>
  </w:num>
  <w:num w:numId="8" w16cid:durableId="591861860">
    <w:abstractNumId w:val="25"/>
  </w:num>
  <w:num w:numId="9" w16cid:durableId="479735162">
    <w:abstractNumId w:val="27"/>
  </w:num>
  <w:num w:numId="10" w16cid:durableId="365329112">
    <w:abstractNumId w:val="30"/>
  </w:num>
  <w:num w:numId="11" w16cid:durableId="1727679282">
    <w:abstractNumId w:val="7"/>
  </w:num>
  <w:num w:numId="12" w16cid:durableId="712585368">
    <w:abstractNumId w:val="38"/>
  </w:num>
  <w:num w:numId="13" w16cid:durableId="1196576364">
    <w:abstractNumId w:val="29"/>
  </w:num>
  <w:num w:numId="14" w16cid:durableId="2147161764">
    <w:abstractNumId w:val="14"/>
  </w:num>
  <w:num w:numId="15" w16cid:durableId="1537548501">
    <w:abstractNumId w:val="21"/>
  </w:num>
  <w:num w:numId="16" w16cid:durableId="403455280">
    <w:abstractNumId w:val="6"/>
  </w:num>
  <w:num w:numId="17" w16cid:durableId="313489959">
    <w:abstractNumId w:val="1"/>
  </w:num>
  <w:num w:numId="18" w16cid:durableId="402528541">
    <w:abstractNumId w:val="16"/>
  </w:num>
  <w:num w:numId="19" w16cid:durableId="773211878">
    <w:abstractNumId w:val="15"/>
  </w:num>
  <w:num w:numId="20" w16cid:durableId="1783694889">
    <w:abstractNumId w:val="2"/>
  </w:num>
  <w:num w:numId="21" w16cid:durableId="290402821">
    <w:abstractNumId w:val="13"/>
  </w:num>
  <w:num w:numId="22" w16cid:durableId="1530534180">
    <w:abstractNumId w:val="19"/>
  </w:num>
  <w:num w:numId="23" w16cid:durableId="2111704184">
    <w:abstractNumId w:val="39"/>
  </w:num>
  <w:num w:numId="24" w16cid:durableId="178395583">
    <w:abstractNumId w:val="37"/>
  </w:num>
  <w:num w:numId="25" w16cid:durableId="1971353702">
    <w:abstractNumId w:val="18"/>
  </w:num>
  <w:num w:numId="26" w16cid:durableId="1296108181">
    <w:abstractNumId w:val="10"/>
  </w:num>
  <w:num w:numId="27" w16cid:durableId="1327593971">
    <w:abstractNumId w:val="24"/>
  </w:num>
  <w:num w:numId="28" w16cid:durableId="896861130">
    <w:abstractNumId w:val="12"/>
  </w:num>
  <w:num w:numId="29" w16cid:durableId="1968202055">
    <w:abstractNumId w:val="17"/>
  </w:num>
  <w:num w:numId="30" w16cid:durableId="138884903">
    <w:abstractNumId w:val="8"/>
  </w:num>
  <w:num w:numId="31" w16cid:durableId="555746787">
    <w:abstractNumId w:val="34"/>
  </w:num>
  <w:num w:numId="32" w16cid:durableId="885262165">
    <w:abstractNumId w:val="31"/>
  </w:num>
  <w:num w:numId="33" w16cid:durableId="461116747">
    <w:abstractNumId w:val="9"/>
  </w:num>
  <w:num w:numId="34" w16cid:durableId="1284381273">
    <w:abstractNumId w:val="35"/>
  </w:num>
  <w:num w:numId="35" w16cid:durableId="1028681778">
    <w:abstractNumId w:val="4"/>
  </w:num>
  <w:num w:numId="36" w16cid:durableId="1911307211">
    <w:abstractNumId w:val="3"/>
  </w:num>
  <w:num w:numId="37" w16cid:durableId="1742486597">
    <w:abstractNumId w:val="22"/>
  </w:num>
  <w:num w:numId="38" w16cid:durableId="212889784">
    <w:abstractNumId w:val="11"/>
  </w:num>
  <w:num w:numId="39" w16cid:durableId="1242641660">
    <w:abstractNumId w:val="32"/>
  </w:num>
  <w:num w:numId="40" w16cid:durableId="893926310">
    <w:abstractNumId w:val="0"/>
  </w:num>
  <w:num w:numId="41" w16cid:durableId="7338194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567"/>
  <w:autoHyphenation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4C51"/>
    <w:rsid w:val="0000198C"/>
    <w:rsid w:val="00012B2A"/>
    <w:rsid w:val="00013B4B"/>
    <w:rsid w:val="00017BFB"/>
    <w:rsid w:val="00027EA6"/>
    <w:rsid w:val="00030FBB"/>
    <w:rsid w:val="0003315B"/>
    <w:rsid w:val="00037405"/>
    <w:rsid w:val="0006010D"/>
    <w:rsid w:val="00065812"/>
    <w:rsid w:val="00067B81"/>
    <w:rsid w:val="000736B5"/>
    <w:rsid w:val="000812D1"/>
    <w:rsid w:val="00085148"/>
    <w:rsid w:val="000B07D4"/>
    <w:rsid w:val="000C0724"/>
    <w:rsid w:val="000C2B30"/>
    <w:rsid w:val="000C4A90"/>
    <w:rsid w:val="000E0935"/>
    <w:rsid w:val="00102845"/>
    <w:rsid w:val="001257D4"/>
    <w:rsid w:val="00126276"/>
    <w:rsid w:val="00126A71"/>
    <w:rsid w:val="00126C22"/>
    <w:rsid w:val="001301AB"/>
    <w:rsid w:val="00130F8F"/>
    <w:rsid w:val="00132F01"/>
    <w:rsid w:val="00135A2C"/>
    <w:rsid w:val="00136024"/>
    <w:rsid w:val="001411B6"/>
    <w:rsid w:val="0014327A"/>
    <w:rsid w:val="00185B7F"/>
    <w:rsid w:val="00186EBF"/>
    <w:rsid w:val="00187A08"/>
    <w:rsid w:val="001A34C9"/>
    <w:rsid w:val="001B2989"/>
    <w:rsid w:val="001D4984"/>
    <w:rsid w:val="001F4468"/>
    <w:rsid w:val="00200C13"/>
    <w:rsid w:val="00206A3D"/>
    <w:rsid w:val="002075DE"/>
    <w:rsid w:val="00236B1E"/>
    <w:rsid w:val="00245F98"/>
    <w:rsid w:val="00265835"/>
    <w:rsid w:val="00267ED3"/>
    <w:rsid w:val="00280604"/>
    <w:rsid w:val="00280D27"/>
    <w:rsid w:val="002812BB"/>
    <w:rsid w:val="002A4B91"/>
    <w:rsid w:val="002D5EB7"/>
    <w:rsid w:val="002D7C1C"/>
    <w:rsid w:val="002E6531"/>
    <w:rsid w:val="002F6C10"/>
    <w:rsid w:val="00300A39"/>
    <w:rsid w:val="003324A0"/>
    <w:rsid w:val="00335386"/>
    <w:rsid w:val="003353F9"/>
    <w:rsid w:val="0035682C"/>
    <w:rsid w:val="003609D1"/>
    <w:rsid w:val="00361745"/>
    <w:rsid w:val="00364648"/>
    <w:rsid w:val="00366CD9"/>
    <w:rsid w:val="00382209"/>
    <w:rsid w:val="0039574E"/>
    <w:rsid w:val="003B4CFB"/>
    <w:rsid w:val="003C59E3"/>
    <w:rsid w:val="003D1F5D"/>
    <w:rsid w:val="003E4952"/>
    <w:rsid w:val="003F2117"/>
    <w:rsid w:val="00401A03"/>
    <w:rsid w:val="00406822"/>
    <w:rsid w:val="00416470"/>
    <w:rsid w:val="00422EEE"/>
    <w:rsid w:val="00426196"/>
    <w:rsid w:val="0043389A"/>
    <w:rsid w:val="004420BA"/>
    <w:rsid w:val="00446EFA"/>
    <w:rsid w:val="004516BA"/>
    <w:rsid w:val="00460ABD"/>
    <w:rsid w:val="00464C2D"/>
    <w:rsid w:val="00483BE1"/>
    <w:rsid w:val="00492273"/>
    <w:rsid w:val="004B0501"/>
    <w:rsid w:val="004E47B7"/>
    <w:rsid w:val="004F0595"/>
    <w:rsid w:val="004F6D2D"/>
    <w:rsid w:val="00500E99"/>
    <w:rsid w:val="00502A12"/>
    <w:rsid w:val="005318D2"/>
    <w:rsid w:val="00544D2F"/>
    <w:rsid w:val="00544ECA"/>
    <w:rsid w:val="00547774"/>
    <w:rsid w:val="00550CE4"/>
    <w:rsid w:val="005523A7"/>
    <w:rsid w:val="0057030D"/>
    <w:rsid w:val="0057094D"/>
    <w:rsid w:val="00572246"/>
    <w:rsid w:val="005B0A57"/>
    <w:rsid w:val="005C7A4A"/>
    <w:rsid w:val="005D6455"/>
    <w:rsid w:val="005E385B"/>
    <w:rsid w:val="005E3A03"/>
    <w:rsid w:val="005E3B2D"/>
    <w:rsid w:val="005E4212"/>
    <w:rsid w:val="005E686C"/>
    <w:rsid w:val="005F7D11"/>
    <w:rsid w:val="00604C51"/>
    <w:rsid w:val="00612F4B"/>
    <w:rsid w:val="006165D6"/>
    <w:rsid w:val="00642FAF"/>
    <w:rsid w:val="006436FD"/>
    <w:rsid w:val="006929AD"/>
    <w:rsid w:val="006B0190"/>
    <w:rsid w:val="006B4013"/>
    <w:rsid w:val="006C05F2"/>
    <w:rsid w:val="006C0920"/>
    <w:rsid w:val="006C7049"/>
    <w:rsid w:val="006F41F2"/>
    <w:rsid w:val="007028F0"/>
    <w:rsid w:val="007105DC"/>
    <w:rsid w:val="00715BF6"/>
    <w:rsid w:val="00725AFD"/>
    <w:rsid w:val="00731533"/>
    <w:rsid w:val="0073190A"/>
    <w:rsid w:val="0076561C"/>
    <w:rsid w:val="0077480A"/>
    <w:rsid w:val="00774FF5"/>
    <w:rsid w:val="007879CB"/>
    <w:rsid w:val="0079383A"/>
    <w:rsid w:val="007945A5"/>
    <w:rsid w:val="007B127D"/>
    <w:rsid w:val="007B382A"/>
    <w:rsid w:val="007C4D5D"/>
    <w:rsid w:val="007D02B5"/>
    <w:rsid w:val="007D2729"/>
    <w:rsid w:val="007D3DA0"/>
    <w:rsid w:val="007D602E"/>
    <w:rsid w:val="00800ABA"/>
    <w:rsid w:val="0081422D"/>
    <w:rsid w:val="0081711D"/>
    <w:rsid w:val="00820CC3"/>
    <w:rsid w:val="00821380"/>
    <w:rsid w:val="00825920"/>
    <w:rsid w:val="0083403F"/>
    <w:rsid w:val="00843901"/>
    <w:rsid w:val="00872D33"/>
    <w:rsid w:val="00873135"/>
    <w:rsid w:val="00881288"/>
    <w:rsid w:val="00887568"/>
    <w:rsid w:val="008A1DC4"/>
    <w:rsid w:val="008A387E"/>
    <w:rsid w:val="008D4706"/>
    <w:rsid w:val="008D5840"/>
    <w:rsid w:val="008F0A9A"/>
    <w:rsid w:val="009112A7"/>
    <w:rsid w:val="00913253"/>
    <w:rsid w:val="009428D7"/>
    <w:rsid w:val="00954BA9"/>
    <w:rsid w:val="0095539A"/>
    <w:rsid w:val="00960081"/>
    <w:rsid w:val="0097493C"/>
    <w:rsid w:val="009C7681"/>
    <w:rsid w:val="009D7492"/>
    <w:rsid w:val="009D7D42"/>
    <w:rsid w:val="009E78C0"/>
    <w:rsid w:val="009F6D24"/>
    <w:rsid w:val="00A06870"/>
    <w:rsid w:val="00A368AE"/>
    <w:rsid w:val="00A55697"/>
    <w:rsid w:val="00A709C5"/>
    <w:rsid w:val="00A71ABA"/>
    <w:rsid w:val="00A83655"/>
    <w:rsid w:val="00A958EA"/>
    <w:rsid w:val="00AB258E"/>
    <w:rsid w:val="00AB5450"/>
    <w:rsid w:val="00AE1ED3"/>
    <w:rsid w:val="00AE428D"/>
    <w:rsid w:val="00B02A25"/>
    <w:rsid w:val="00B12BDE"/>
    <w:rsid w:val="00B3588B"/>
    <w:rsid w:val="00B400CB"/>
    <w:rsid w:val="00B4449C"/>
    <w:rsid w:val="00B45DBC"/>
    <w:rsid w:val="00B47FFC"/>
    <w:rsid w:val="00B5203E"/>
    <w:rsid w:val="00B525C8"/>
    <w:rsid w:val="00B61A75"/>
    <w:rsid w:val="00B82D53"/>
    <w:rsid w:val="00B86171"/>
    <w:rsid w:val="00B954F3"/>
    <w:rsid w:val="00BA0260"/>
    <w:rsid w:val="00BA361E"/>
    <w:rsid w:val="00BA3830"/>
    <w:rsid w:val="00BA5626"/>
    <w:rsid w:val="00BA6136"/>
    <w:rsid w:val="00BA7942"/>
    <w:rsid w:val="00BB77C4"/>
    <w:rsid w:val="00BB7D54"/>
    <w:rsid w:val="00BC0A1D"/>
    <w:rsid w:val="00BD1C1D"/>
    <w:rsid w:val="00BD3C57"/>
    <w:rsid w:val="00C22180"/>
    <w:rsid w:val="00C25C6C"/>
    <w:rsid w:val="00C36063"/>
    <w:rsid w:val="00C461EF"/>
    <w:rsid w:val="00C52CA9"/>
    <w:rsid w:val="00C659D0"/>
    <w:rsid w:val="00C66E6C"/>
    <w:rsid w:val="00C84411"/>
    <w:rsid w:val="00CB4626"/>
    <w:rsid w:val="00CB5D97"/>
    <w:rsid w:val="00CC2F95"/>
    <w:rsid w:val="00CC3D73"/>
    <w:rsid w:val="00CE3D43"/>
    <w:rsid w:val="00D068C8"/>
    <w:rsid w:val="00D32FE5"/>
    <w:rsid w:val="00D36C25"/>
    <w:rsid w:val="00D43C9E"/>
    <w:rsid w:val="00D46751"/>
    <w:rsid w:val="00D47AE2"/>
    <w:rsid w:val="00D53F53"/>
    <w:rsid w:val="00D61F6C"/>
    <w:rsid w:val="00D82076"/>
    <w:rsid w:val="00D86E12"/>
    <w:rsid w:val="00DA6D3C"/>
    <w:rsid w:val="00DB05ED"/>
    <w:rsid w:val="00DB5566"/>
    <w:rsid w:val="00DD41DA"/>
    <w:rsid w:val="00DD7228"/>
    <w:rsid w:val="00E02CD9"/>
    <w:rsid w:val="00E04817"/>
    <w:rsid w:val="00E17DF5"/>
    <w:rsid w:val="00E25EBB"/>
    <w:rsid w:val="00E30350"/>
    <w:rsid w:val="00E71BA0"/>
    <w:rsid w:val="00E74100"/>
    <w:rsid w:val="00E756E2"/>
    <w:rsid w:val="00E860CD"/>
    <w:rsid w:val="00E86F9E"/>
    <w:rsid w:val="00EC4E69"/>
    <w:rsid w:val="00EE4CEC"/>
    <w:rsid w:val="00EF6846"/>
    <w:rsid w:val="00EF7C72"/>
    <w:rsid w:val="00F43AB3"/>
    <w:rsid w:val="00F62F85"/>
    <w:rsid w:val="00F64902"/>
    <w:rsid w:val="00F6738A"/>
    <w:rsid w:val="00F76E93"/>
    <w:rsid w:val="00F818E8"/>
    <w:rsid w:val="00FA53BC"/>
    <w:rsid w:val="00FB6D60"/>
    <w:rsid w:val="00FF1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A3489"/>
  <w15:docId w15:val="{F7DC380A-15CA-4115-9442-B6024A94A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>
      <w:pPr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before="120" w:after="120" w:line="360" w:lineRule="auto"/>
      <w:ind w:firstLine="567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Aptos Display" w:hAnsi="Aptos Display"/>
      <w:color w:val="0F4761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Aptos Display" w:hAnsi="Aptos Display"/>
      <w:color w:val="0F4761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Aptos Display" w:hAnsi="Aptos Display"/>
      <w:color w:val="0A2F40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rFonts w:ascii="Aptos Display" w:hAnsi="Aptos Display"/>
      <w:i/>
      <w:iCs/>
      <w:color w:val="0F476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1">
    <w:name w:val="Título 11"/>
    <w:basedOn w:val="Normal"/>
    <w:next w:val="Normal"/>
    <w:pPr>
      <w:keepNext/>
      <w:spacing w:before="240" w:after="60"/>
      <w:outlineLvl w:val="0"/>
    </w:pPr>
    <w:rPr>
      <w:b/>
      <w:kern w:val="3"/>
      <w:sz w:val="24"/>
    </w:rPr>
  </w:style>
  <w:style w:type="paragraph" w:customStyle="1" w:styleId="Ttulo21">
    <w:name w:val="Título 21"/>
    <w:basedOn w:val="Normal"/>
    <w:next w:val="Normal"/>
    <w:pPr>
      <w:keepNext/>
      <w:spacing w:before="240" w:after="60"/>
      <w:outlineLvl w:val="1"/>
    </w:pPr>
    <w:rPr>
      <w:b/>
      <w:i/>
      <w:sz w:val="24"/>
    </w:rPr>
  </w:style>
  <w:style w:type="paragraph" w:customStyle="1" w:styleId="Ttulo31">
    <w:name w:val="Título 31"/>
    <w:basedOn w:val="Normal"/>
    <w:next w:val="Normal"/>
    <w:pPr>
      <w:keepNext/>
      <w:outlineLvl w:val="2"/>
    </w:pPr>
    <w:rPr>
      <w:b/>
    </w:rPr>
  </w:style>
  <w:style w:type="paragraph" w:customStyle="1" w:styleId="Ttulo41">
    <w:name w:val="Título 41"/>
    <w:basedOn w:val="Normal"/>
    <w:next w:val="Normal"/>
    <w:pPr>
      <w:keepNext/>
      <w:spacing w:before="0" w:after="0"/>
      <w:ind w:firstLine="0"/>
      <w:outlineLvl w:val="3"/>
    </w:pPr>
    <w:rPr>
      <w:b/>
      <w:sz w:val="24"/>
    </w:rPr>
  </w:style>
  <w:style w:type="paragraph" w:customStyle="1" w:styleId="Ttulo51">
    <w:name w:val="Título 51"/>
    <w:basedOn w:val="Normal"/>
    <w:next w:val="Normal"/>
    <w:pPr>
      <w:keepNext/>
      <w:spacing w:before="0" w:after="0"/>
      <w:ind w:firstLine="0"/>
      <w:outlineLvl w:val="4"/>
    </w:pPr>
    <w:rPr>
      <w:b/>
    </w:rPr>
  </w:style>
  <w:style w:type="paragraph" w:customStyle="1" w:styleId="Ttulo61">
    <w:name w:val="Título 61"/>
    <w:basedOn w:val="Normal"/>
    <w:next w:val="Normal"/>
    <w:pPr>
      <w:keepNext/>
      <w:spacing w:before="480" w:after="480" w:line="240" w:lineRule="auto"/>
      <w:ind w:firstLine="0"/>
      <w:jc w:val="center"/>
      <w:outlineLvl w:val="5"/>
    </w:pPr>
    <w:rPr>
      <w:b/>
      <w:sz w:val="28"/>
    </w:rPr>
  </w:style>
  <w:style w:type="paragraph" w:customStyle="1" w:styleId="Ttulo71">
    <w:name w:val="Título 71"/>
    <w:basedOn w:val="Normal"/>
    <w:next w:val="Normal"/>
    <w:pPr>
      <w:keepNext/>
      <w:spacing w:before="1320" w:after="480" w:line="240" w:lineRule="auto"/>
      <w:ind w:firstLine="0"/>
      <w:jc w:val="right"/>
      <w:outlineLvl w:val="6"/>
    </w:pPr>
    <w:rPr>
      <w:b/>
      <w:sz w:val="28"/>
    </w:rPr>
  </w:style>
  <w:style w:type="paragraph" w:customStyle="1" w:styleId="Ttulo81">
    <w:name w:val="Título 81"/>
    <w:basedOn w:val="Normal"/>
    <w:next w:val="Normal"/>
    <w:pPr>
      <w:keepNext/>
      <w:outlineLvl w:val="7"/>
    </w:pPr>
    <w:rPr>
      <w:i/>
    </w:rPr>
  </w:style>
  <w:style w:type="paragraph" w:customStyle="1" w:styleId="Ttulo91">
    <w:name w:val="Título 91"/>
    <w:basedOn w:val="Normal"/>
    <w:next w:val="Normal"/>
    <w:pPr>
      <w:keepNext/>
      <w:jc w:val="center"/>
      <w:outlineLvl w:val="8"/>
    </w:pPr>
    <w:rPr>
      <w:b/>
      <w:bCs/>
      <w:w w:val="150"/>
      <w:sz w:val="24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pBdr>
        <w:top w:val="single" w:sz="4" w:space="1" w:color="000000"/>
      </w:pBdr>
      <w:tabs>
        <w:tab w:val="left" w:pos="8789"/>
      </w:tabs>
      <w:spacing w:before="0" w:after="0" w:line="240" w:lineRule="auto"/>
      <w:ind w:firstLine="0"/>
    </w:pPr>
    <w:rPr>
      <w:rFonts w:cs="Arial"/>
      <w:sz w:val="20"/>
    </w:rPr>
  </w:style>
  <w:style w:type="paragraph" w:styleId="Legenda">
    <w:name w:val="caption"/>
    <w:basedOn w:val="Normal"/>
    <w:next w:val="Normal"/>
    <w:rPr>
      <w:b/>
    </w:rPr>
  </w:style>
  <w:style w:type="paragraph" w:customStyle="1" w:styleId="listaNumerada">
    <w:name w:val="lista Numerada"/>
    <w:basedOn w:val="Normal"/>
    <w:pPr>
      <w:numPr>
        <w:numId w:val="4"/>
      </w:numPr>
      <w:spacing w:before="0" w:after="0"/>
    </w:pPr>
  </w:style>
  <w:style w:type="paragraph" w:customStyle="1" w:styleId="listapontosmdios">
    <w:name w:val="lista pontos médios"/>
    <w:basedOn w:val="Normal"/>
    <w:pPr>
      <w:numPr>
        <w:numId w:val="3"/>
      </w:numPr>
      <w:spacing w:before="0" w:after="0"/>
    </w:pPr>
  </w:style>
  <w:style w:type="paragraph" w:customStyle="1" w:styleId="ttulosubseco">
    <w:name w:val="título subsecção"/>
    <w:basedOn w:val="Normal"/>
    <w:next w:val="normalpargrafo"/>
    <w:pPr>
      <w:keepNext/>
      <w:widowControl w:val="0"/>
      <w:ind w:firstLine="1134"/>
    </w:pPr>
    <w:rPr>
      <w:b/>
      <w:sz w:val="24"/>
    </w:rPr>
  </w:style>
  <w:style w:type="paragraph" w:customStyle="1" w:styleId="normalpargrafo">
    <w:name w:val="normal parágrafo"/>
    <w:basedOn w:val="Normal"/>
    <w:next w:val="Normal"/>
    <w:pPr>
      <w:spacing w:before="0" w:after="0"/>
      <w:ind w:firstLine="1134"/>
    </w:pPr>
  </w:style>
  <w:style w:type="paragraph" w:customStyle="1" w:styleId="listapontospequenos">
    <w:name w:val="lista pontos pequenos"/>
    <w:basedOn w:val="Normal"/>
    <w:pPr>
      <w:numPr>
        <w:numId w:val="2"/>
      </w:numPr>
      <w:spacing w:before="60" w:after="0"/>
    </w:pPr>
  </w:style>
  <w:style w:type="paragraph" w:styleId="ndice1">
    <w:name w:val="toc 1"/>
    <w:basedOn w:val="Normal"/>
    <w:next w:val="Normal"/>
    <w:autoRedefine/>
    <w:uiPriority w:val="39"/>
  </w:style>
  <w:style w:type="paragraph" w:styleId="ndice2">
    <w:name w:val="toc 2"/>
    <w:basedOn w:val="Normal"/>
    <w:next w:val="Normal"/>
    <w:autoRedefine/>
    <w:uiPriority w:val="39"/>
    <w:pPr>
      <w:ind w:left="220"/>
    </w:pPr>
  </w:style>
  <w:style w:type="paragraph" w:styleId="ndice3">
    <w:name w:val="toc 3"/>
    <w:basedOn w:val="Normal"/>
    <w:next w:val="Normal"/>
    <w:autoRedefine/>
    <w:pPr>
      <w:ind w:left="440"/>
    </w:pPr>
  </w:style>
  <w:style w:type="paragraph" w:styleId="ndice4">
    <w:name w:val="toc 4"/>
    <w:basedOn w:val="Normal"/>
    <w:next w:val="Normal"/>
    <w:autoRedefine/>
    <w:pPr>
      <w:ind w:left="660"/>
    </w:pPr>
  </w:style>
  <w:style w:type="paragraph" w:styleId="ndice5">
    <w:name w:val="toc 5"/>
    <w:basedOn w:val="Normal"/>
    <w:next w:val="Normal"/>
    <w:autoRedefine/>
    <w:pPr>
      <w:ind w:left="880"/>
    </w:pPr>
  </w:style>
  <w:style w:type="paragraph" w:styleId="ndice6">
    <w:name w:val="toc 6"/>
    <w:basedOn w:val="Normal"/>
    <w:next w:val="Normal"/>
    <w:autoRedefine/>
    <w:pPr>
      <w:ind w:left="1100"/>
    </w:pPr>
  </w:style>
  <w:style w:type="paragraph" w:styleId="ndice7">
    <w:name w:val="toc 7"/>
    <w:basedOn w:val="Normal"/>
    <w:next w:val="Normal"/>
    <w:autoRedefine/>
    <w:pPr>
      <w:ind w:left="1320"/>
    </w:pPr>
  </w:style>
  <w:style w:type="paragraph" w:styleId="ndice8">
    <w:name w:val="toc 8"/>
    <w:basedOn w:val="Normal"/>
    <w:next w:val="Normal"/>
    <w:autoRedefine/>
    <w:pPr>
      <w:ind w:left="1540"/>
    </w:pPr>
  </w:style>
  <w:style w:type="paragraph" w:styleId="ndice9">
    <w:name w:val="toc 9"/>
    <w:basedOn w:val="Normal"/>
    <w:next w:val="Normal"/>
    <w:autoRedefine/>
    <w:pPr>
      <w:ind w:left="1760"/>
    </w:pPr>
  </w:style>
  <w:style w:type="paragraph" w:customStyle="1" w:styleId="normalbibliografia">
    <w:name w:val="normal bibliografia"/>
    <w:basedOn w:val="Normal"/>
    <w:pPr>
      <w:spacing w:before="240"/>
      <w:ind w:left="567" w:hanging="567"/>
      <w:jc w:val="left"/>
    </w:pPr>
  </w:style>
  <w:style w:type="paragraph" w:customStyle="1" w:styleId="listapontosgrandes">
    <w:name w:val="lista pontos grandes"/>
    <w:basedOn w:val="Normal"/>
    <w:pPr>
      <w:numPr>
        <w:numId w:val="1"/>
      </w:numPr>
      <w:spacing w:before="0" w:after="0"/>
    </w:pPr>
  </w:style>
  <w:style w:type="paragraph" w:customStyle="1" w:styleId="normaljunto">
    <w:name w:val="normal junto"/>
    <w:basedOn w:val="Normal"/>
    <w:pPr>
      <w:spacing w:before="0" w:after="0"/>
    </w:pPr>
  </w:style>
  <w:style w:type="paragraph" w:customStyle="1" w:styleId="ttulocaptulo">
    <w:name w:val="título capítulo"/>
    <w:basedOn w:val="Normal"/>
    <w:next w:val="Normal"/>
    <w:autoRedefine/>
    <w:pPr>
      <w:pageBreakBefore/>
      <w:spacing w:before="360" w:after="240"/>
      <w:ind w:firstLine="0"/>
      <w:outlineLvl w:val="0"/>
    </w:pPr>
    <w:rPr>
      <w:b/>
      <w:caps/>
      <w:sz w:val="24"/>
    </w:rPr>
  </w:style>
  <w:style w:type="paragraph" w:customStyle="1" w:styleId="ttulosubcaptulo">
    <w:name w:val="título subcapítulo"/>
    <w:basedOn w:val="Normal"/>
    <w:next w:val="Normal"/>
    <w:pPr>
      <w:keepNext/>
    </w:pPr>
    <w:rPr>
      <w:b/>
      <w:sz w:val="24"/>
    </w:rPr>
  </w:style>
  <w:style w:type="paragraph" w:customStyle="1" w:styleId="normaldestaque">
    <w:name w:val="normal destaque"/>
    <w:basedOn w:val="Normal"/>
    <w:pPr>
      <w:ind w:left="2127" w:hanging="2127"/>
    </w:pPr>
  </w:style>
  <w:style w:type="character" w:customStyle="1" w:styleId="maisculaspequenas">
    <w:name w:val="maiúsculas pequenas"/>
    <w:basedOn w:val="Tipodeletrapredefinidodopargrafo"/>
    <w:rPr>
      <w:rFonts w:ascii="Arial" w:hAnsi="Arial"/>
      <w:smallCaps/>
      <w:sz w:val="22"/>
    </w:rPr>
  </w:style>
  <w:style w:type="character" w:styleId="Hiperligao">
    <w:name w:val="Hyperlink"/>
    <w:basedOn w:val="Tipodeletrapredefinidodopargrafo"/>
    <w:uiPriority w:val="99"/>
    <w:rPr>
      <w:color w:val="0000FF"/>
      <w:u w:val="single"/>
    </w:rPr>
  </w:style>
  <w:style w:type="paragraph" w:customStyle="1" w:styleId="Titulocapitulonumerado">
    <w:name w:val="Titulo capitulo numerado"/>
    <w:basedOn w:val="ttulocaptulo"/>
    <w:next w:val="Normal"/>
    <w:pPr>
      <w:numPr>
        <w:numId w:val="5"/>
      </w:numPr>
    </w:pPr>
  </w:style>
  <w:style w:type="paragraph" w:styleId="PargrafodaLista">
    <w:name w:val="List Paragraph"/>
    <w:basedOn w:val="Normal"/>
    <w:pPr>
      <w:ind w:left="720"/>
      <w:contextualSpacing/>
    </w:pPr>
  </w:style>
  <w:style w:type="character" w:customStyle="1" w:styleId="Ttulo1Carter">
    <w:name w:val="Título 1 Caráter"/>
    <w:basedOn w:val="Tipodeletrapredefinidodopargrafo"/>
    <w:rPr>
      <w:rFonts w:ascii="Aptos Display" w:eastAsia="Times New Roman" w:hAnsi="Aptos Display" w:cs="Times New Roman"/>
      <w:color w:val="0F4761"/>
      <w:sz w:val="32"/>
      <w:szCs w:val="32"/>
    </w:rPr>
  </w:style>
  <w:style w:type="paragraph" w:styleId="Cabealhodondice">
    <w:name w:val="TOC Heading"/>
    <w:basedOn w:val="Ttulo1"/>
    <w:next w:val="Normal"/>
    <w:uiPriority w:val="39"/>
    <w:qFormat/>
    <w:pPr>
      <w:suppressAutoHyphens w:val="0"/>
      <w:spacing w:line="251" w:lineRule="auto"/>
      <w:ind w:firstLine="0"/>
      <w:jc w:val="left"/>
    </w:pPr>
  </w:style>
  <w:style w:type="character" w:customStyle="1" w:styleId="Ttulo2Carter">
    <w:name w:val="Título 2 Caráter"/>
    <w:basedOn w:val="Tipodeletrapredefinidodopargrafo"/>
    <w:rPr>
      <w:rFonts w:ascii="Aptos Display" w:eastAsia="Times New Roman" w:hAnsi="Aptos Display" w:cs="Times New Roman"/>
      <w:color w:val="0F4761"/>
      <w:sz w:val="26"/>
      <w:szCs w:val="26"/>
    </w:rPr>
  </w:style>
  <w:style w:type="character" w:styleId="RefernciaIntensa">
    <w:name w:val="Intense Reference"/>
    <w:basedOn w:val="Tipodeletrapredefinidodopargrafo"/>
    <w:rPr>
      <w:b/>
      <w:bCs/>
      <w:smallCaps/>
      <w:color w:val="0F4761"/>
      <w:spacing w:val="5"/>
    </w:rPr>
  </w:style>
  <w:style w:type="paragraph" w:styleId="SemEspaamento">
    <w:name w:val="No Spacing"/>
    <w:rPr>
      <w:rFonts w:ascii="Aptos" w:eastAsia="Aptos" w:hAnsi="Aptos"/>
      <w:kern w:val="3"/>
      <w:sz w:val="22"/>
      <w:szCs w:val="22"/>
      <w:lang w:eastAsia="en-US"/>
    </w:rPr>
  </w:style>
  <w:style w:type="character" w:customStyle="1" w:styleId="Ttulo3Carter">
    <w:name w:val="Título 3 Caráter"/>
    <w:basedOn w:val="Tipodeletrapredefinidodopargrafo"/>
    <w:rPr>
      <w:rFonts w:ascii="Aptos Display" w:eastAsia="Times New Roman" w:hAnsi="Aptos Display" w:cs="Times New Roman"/>
      <w:color w:val="0A2F40"/>
      <w:sz w:val="24"/>
      <w:szCs w:val="24"/>
    </w:rPr>
  </w:style>
  <w:style w:type="character" w:customStyle="1" w:styleId="Ttulo4Carter">
    <w:name w:val="Título 4 Caráter"/>
    <w:basedOn w:val="Tipodeletrapredefinidodopargrafo"/>
    <w:rPr>
      <w:rFonts w:ascii="Aptos Display" w:eastAsia="Times New Roman" w:hAnsi="Aptos Display" w:cs="Times New Roman"/>
      <w:i/>
      <w:iCs/>
      <w:color w:val="0F4761"/>
      <w:sz w:val="22"/>
    </w:rPr>
  </w:style>
  <w:style w:type="paragraph" w:styleId="Ttulo">
    <w:name w:val="Title"/>
    <w:basedOn w:val="Normal"/>
    <w:next w:val="Normal"/>
    <w:uiPriority w:val="10"/>
    <w:qFormat/>
    <w:pPr>
      <w:spacing w:before="0" w:after="0" w:line="240" w:lineRule="auto"/>
      <w:contextualSpacing/>
    </w:pPr>
    <w:rPr>
      <w:rFonts w:ascii="Aptos Display" w:hAnsi="Aptos Display"/>
      <w:spacing w:val="-10"/>
      <w:kern w:val="3"/>
      <w:sz w:val="56"/>
      <w:szCs w:val="56"/>
    </w:rPr>
  </w:style>
  <w:style w:type="character" w:customStyle="1" w:styleId="TtuloCarter">
    <w:name w:val="Título Caráter"/>
    <w:basedOn w:val="Tipodeletrapredefinidodopargrafo"/>
    <w:rPr>
      <w:rFonts w:ascii="Aptos Display" w:eastAsia="Times New Roman" w:hAnsi="Aptos Display" w:cs="Times New Roman"/>
      <w:spacing w:val="-10"/>
      <w:kern w:val="3"/>
      <w:sz w:val="56"/>
      <w:szCs w:val="56"/>
    </w:rPr>
  </w:style>
  <w:style w:type="numbering" w:customStyle="1" w:styleId="LFO1">
    <w:name w:val="LFO1"/>
    <w:basedOn w:val="Semlista"/>
    <w:pPr>
      <w:numPr>
        <w:numId w:val="1"/>
      </w:numPr>
    </w:pPr>
  </w:style>
  <w:style w:type="numbering" w:customStyle="1" w:styleId="LFO2">
    <w:name w:val="LFO2"/>
    <w:basedOn w:val="Semlista"/>
    <w:pPr>
      <w:numPr>
        <w:numId w:val="2"/>
      </w:numPr>
    </w:pPr>
  </w:style>
  <w:style w:type="numbering" w:customStyle="1" w:styleId="LFO3">
    <w:name w:val="LFO3"/>
    <w:basedOn w:val="Semlista"/>
    <w:pPr>
      <w:numPr>
        <w:numId w:val="3"/>
      </w:numPr>
    </w:pPr>
  </w:style>
  <w:style w:type="numbering" w:customStyle="1" w:styleId="LFO4">
    <w:name w:val="LFO4"/>
    <w:basedOn w:val="Semlista"/>
    <w:pPr>
      <w:numPr>
        <w:numId w:val="4"/>
      </w:numPr>
    </w:pPr>
  </w:style>
  <w:style w:type="numbering" w:customStyle="1" w:styleId="LFO5">
    <w:name w:val="LFO5"/>
    <w:basedOn w:val="Semlista"/>
    <w:pPr>
      <w:numPr>
        <w:numId w:val="5"/>
      </w:numPr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4E47B7"/>
    <w:pPr>
      <w:spacing w:before="0" w:after="0" w:line="240" w:lineRule="auto"/>
    </w:pPr>
    <w:rPr>
      <w:rFonts w:ascii="Consolas" w:hAnsi="Consolas"/>
      <w:sz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4E47B7"/>
    <w:rPr>
      <w:rFonts w:ascii="Consolas" w:hAnsi="Consolas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E47B7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5523A7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446EFA"/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openai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stackoverflow.com/questions/36019543/turtles-move-to-nearest-patch-of-a-certain-color-how-can-this-process-be-sped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youtu.be/O7ozptNs1FY?si=MSywmYDwbmLPsnCb" TargetMode="External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id\OneDrive\antigo\Desktop\Modelo%20de%20relatorio%20LAWBD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Modelo de relatorio LAWBD</Template>
  <TotalTime>867</TotalTime>
  <Pages>41</Pages>
  <Words>5235</Words>
  <Characters>28272</Characters>
  <Application>Microsoft Office Word</Application>
  <DocSecurity>0</DocSecurity>
  <Lines>235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</vt:lpstr>
    </vt:vector>
  </TitlesOfParts>
  <Company/>
  <LinksUpToDate>false</LinksUpToDate>
  <CharactersWithSpaces>33441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</dc:title>
  <dc:subject>Modelo do Relatório</dc:subject>
  <dc:creator>David Fidalgo</dc:creator>
  <cp:keywords/>
  <dc:description/>
  <cp:lastModifiedBy>David Fidalgo</cp:lastModifiedBy>
  <cp:revision>227</cp:revision>
  <cp:lastPrinted>2024-10-21T17:45:00Z</cp:lastPrinted>
  <dcterms:created xsi:type="dcterms:W3CDTF">2024-10-16T12:03:00Z</dcterms:created>
  <dcterms:modified xsi:type="dcterms:W3CDTF">2024-10-21T17:46:00Z</dcterms:modified>
</cp:coreProperties>
</file>